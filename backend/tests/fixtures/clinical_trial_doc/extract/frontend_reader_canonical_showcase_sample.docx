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eastAsia="Noto Sans CJK SC"/>
          <w:b/>
          <w:sz w:val="40"/>
        </w:rPr>
        <w:t>重组人源化抗 PD-L1 单克隆抗体</w:t>
        <w:br/>
        <w:t>VT8802</w:t>
      </w:r>
    </w:p>
    <w:p>
      <w:pPr>
        <w:jc w:val="center"/>
      </w:pPr>
      <w:r>
        <w:rPr>
          <w:rFonts w:ascii="Arial" w:hAnsi="Arial" w:eastAsia="Noto Sans CJK SC"/>
          <w:b/>
          <w:sz w:val="48"/>
        </w:rPr>
        <w:t>研发期间安全性更新报告（DSUR #2）</w:t>
      </w:r>
    </w:p>
    <w:p>
      <w:pPr>
        <w:spacing w:before="360"/>
        <w:jc w:val="center"/>
      </w:pPr>
      <w:r>
        <w:rPr>
          <w:rFonts w:ascii="Arial" w:hAnsi="Arial" w:eastAsia="Noto Serif CJK SC"/>
          <w:i/>
          <w:sz w:val="24"/>
        </w:rPr>
        <w:t>Frontend Reader / Extract Showcase Sample</w:t>
      </w:r>
    </w:p>
    <w:p>
      <w:pPr>
        <w:jc w:val="center"/>
      </w:pPr>
      <w:r>
        <w:rPr>
          <w:rFonts w:ascii="Arial" w:hAnsi="Arial" w:eastAsia="Noto Serif CJK SC"/>
          <w:sz w:val="21"/>
        </w:rPr>
        <w:t>报告周期：2022年12月01日–2023年11月30日</w:t>
      </w:r>
    </w:p>
    <w:p>
      <w:pPr>
        <w:jc w:val="center"/>
      </w:pPr>
      <w:r>
        <w:rPr>
          <w:rFonts w:ascii="Arial" w:hAnsi="Arial" w:eastAsia="Noto Serif CJK SC"/>
          <w:sz w:val="21"/>
        </w:rPr>
        <w:t>报告日期：2024年2月20日</w:t>
      </w:r>
    </w:p>
    <w:p>
      <w:pPr>
        <w:jc w:val="center"/>
      </w:pPr>
      <w:r>
        <w:rPr>
          <w:rFonts w:ascii="Arial" w:hAnsi="Arial" w:eastAsia="Noto Serif CJK SC"/>
          <w:sz w:val="21"/>
        </w:rPr>
        <w:t>申办者：某某生物医药有限公司</w:t>
      </w:r>
    </w:p>
    <w:p>
      <w:pPr>
        <w:jc w:val="center"/>
      </w:pPr>
      <w:r>
        <w:rPr>
          <w:rFonts w:ascii="Arial" w:hAnsi="Arial" w:eastAsia="Noto Serif CJK SC"/>
          <w:sz w:val="21"/>
        </w:rPr>
        <w:t>文档性质：Synthetic / Demo Only</w:t>
      </w:r>
    </w:p>
    <w:p/>
    <w:p>
      <w:pPr>
        <w:jc w:val="center"/>
      </w:pPr>
      <w:r>
        <w:rPr>
          <w:rFonts w:ascii="Arial" w:hAnsi="Arial" w:eastAsia="Noto Serif CJK SC"/>
          <w:i/>
          <w:sz w:val="18"/>
        </w:rPr>
        <w:t>本文件仅用于测试 DOCX Extract、Filter overlay 与前端文档渲染，不代表真实临床数据。</w:t>
      </w:r>
    </w:p>
    <w:p>
      <w:r>
        <w:br w:type="page"/>
      </w:r>
    </w:p>
    <w:p>
      <w:pPr>
        <w:pStyle w:val="TOCHeading"/>
        <w:jc w:val="center"/>
      </w:pPr>
      <w:r>
        <w:rPr>
          <w:rFonts w:ascii="Arial" w:hAnsi="Arial" w:eastAsia="Noto Sans CJK SC"/>
          <w:b/>
          <w:sz w:val="32"/>
        </w:rPr>
        <w:t>目录</w:t>
      </w:r>
    </w:p>
    <w:p>
      <w:pPr/>
      <w:r>
        <w:t>以下目录为 showcase 固定目录，用于测试 TOC/front matter 提取与前端渲染；页码仅作版式示例。</w:t>
      </w:r>
    </w:p>
    <w:p>
      <w:pPr>
        <w:pStyle w:val="TOC1"/>
        <w:tabs>
          <w:tab w:val="right" w:leader="dot" w:pos="9000"/>
        </w:tabs>
      </w:pPr>
      <w:r>
        <w:rPr>
          <w:rFonts w:ascii="Arial" w:hAnsi="Arial" w:eastAsia="Noto Serif CJK SC"/>
          <w:sz w:val="21"/>
        </w:rPr>
        <w:t>执行概要</w:t>
      </w:r>
      <w:r>
        <w:tab/>
      </w:r>
      <w:r>
        <w:rPr>
          <w:rFonts w:ascii="Arial" w:hAnsi="Arial" w:eastAsia="Noto Serif CJK SC"/>
          <w:sz w:val="21"/>
        </w:rPr>
        <w:t>3</w:t>
      </w:r>
    </w:p>
    <w:p>
      <w:pPr>
        <w:pStyle w:val="TOC1"/>
        <w:tabs>
          <w:tab w:val="right" w:leader="dot" w:pos="9000"/>
        </w:tabs>
      </w:pPr>
      <w:r>
        <w:rPr>
          <w:rFonts w:ascii="Arial" w:hAnsi="Arial" w:eastAsia="Noto Serif CJK SC"/>
          <w:sz w:val="21"/>
        </w:rPr>
        <w:t>报告范围与方法</w:t>
      </w:r>
      <w:r>
        <w:tab/>
      </w:r>
      <w:r>
        <w:rPr>
          <w:rFonts w:ascii="Arial" w:hAnsi="Arial" w:eastAsia="Noto Serif CJK SC"/>
          <w:sz w:val="21"/>
        </w:rPr>
        <w:t>3</w:t>
      </w:r>
    </w:p>
    <w:p>
      <w:pPr>
        <w:pStyle w:val="TOC2"/>
        <w:tabs>
          <w:tab w:val="right" w:leader="dot" w:pos="9000"/>
        </w:tabs>
      </w:pPr>
      <w:r>
        <w:rPr>
          <w:rFonts w:ascii="Arial" w:hAnsi="Arial" w:eastAsia="Noto Serif CJK SC"/>
          <w:sz w:val="21"/>
        </w:rPr>
        <w:t>报告周期与数据截止</w:t>
      </w:r>
      <w:r>
        <w:tab/>
      </w:r>
      <w:r>
        <w:rPr>
          <w:rFonts w:ascii="Arial" w:hAnsi="Arial" w:eastAsia="Noto Serif CJK SC"/>
          <w:sz w:val="21"/>
        </w:rPr>
        <w:t>3</w:t>
      </w:r>
    </w:p>
    <w:p>
      <w:pPr>
        <w:pStyle w:val="TOC2"/>
        <w:tabs>
          <w:tab w:val="right" w:leader="dot" w:pos="9000"/>
        </w:tabs>
      </w:pPr>
      <w:r>
        <w:rPr>
          <w:rFonts w:ascii="Arial" w:hAnsi="Arial" w:eastAsia="Noto Serif CJK SC"/>
          <w:sz w:val="21"/>
        </w:rPr>
        <w:t>数据来源与处理原则</w:t>
      </w:r>
      <w:r>
        <w:tab/>
      </w:r>
      <w:r>
        <w:rPr>
          <w:rFonts w:ascii="Arial" w:hAnsi="Arial" w:eastAsia="Noto Serif CJK SC"/>
          <w:sz w:val="21"/>
        </w:rPr>
        <w:t>3</w:t>
      </w:r>
    </w:p>
    <w:p>
      <w:pPr>
        <w:pStyle w:val="TOC1"/>
        <w:tabs>
          <w:tab w:val="right" w:leader="dot" w:pos="9000"/>
        </w:tabs>
      </w:pPr>
      <w:r>
        <w:rPr>
          <w:rFonts w:ascii="Arial" w:hAnsi="Arial" w:eastAsia="Noto Serif CJK SC"/>
          <w:sz w:val="21"/>
        </w:rPr>
        <w:t>研究进展与暴露</w:t>
      </w:r>
      <w:r>
        <w:tab/>
      </w:r>
      <w:r>
        <w:rPr>
          <w:rFonts w:ascii="Arial" w:hAnsi="Arial" w:eastAsia="Noto Serif CJK SC"/>
          <w:sz w:val="21"/>
        </w:rPr>
        <w:t>3</w:t>
      </w:r>
    </w:p>
    <w:p>
      <w:pPr>
        <w:pStyle w:val="TOC2"/>
        <w:tabs>
          <w:tab w:val="right" w:leader="dot" w:pos="9000"/>
        </w:tabs>
      </w:pPr>
      <w:r>
        <w:rPr>
          <w:rFonts w:ascii="Arial" w:hAnsi="Arial" w:eastAsia="Noto Serif CJK SC"/>
          <w:sz w:val="21"/>
        </w:rPr>
        <w:t>累计受试者暴露</w:t>
      </w:r>
      <w:r>
        <w:tab/>
      </w:r>
      <w:r>
        <w:rPr>
          <w:rFonts w:ascii="Arial" w:hAnsi="Arial" w:eastAsia="Noto Serif CJK SC"/>
          <w:sz w:val="21"/>
        </w:rPr>
        <w:t>3</w:t>
      </w:r>
    </w:p>
    <w:p>
      <w:pPr>
        <w:pStyle w:val="TOC2"/>
        <w:tabs>
          <w:tab w:val="right" w:leader="dot" w:pos="9000"/>
        </w:tabs>
      </w:pPr>
      <w:r>
        <w:rPr>
          <w:rFonts w:ascii="Arial" w:hAnsi="Arial" w:eastAsia="Noto Serif CJK SC"/>
          <w:sz w:val="21"/>
        </w:rPr>
        <w:t>给药方案概述</w:t>
      </w:r>
      <w:r>
        <w:tab/>
      </w:r>
      <w:r>
        <w:rPr>
          <w:rFonts w:ascii="Arial" w:hAnsi="Arial" w:eastAsia="Noto Serif CJK SC"/>
          <w:sz w:val="21"/>
        </w:rPr>
        <w:t>4</w:t>
      </w:r>
    </w:p>
    <w:p>
      <w:pPr>
        <w:pStyle w:val="TOC1"/>
        <w:tabs>
          <w:tab w:val="right" w:leader="dot" w:pos="9000"/>
        </w:tabs>
      </w:pPr>
      <w:r>
        <w:rPr>
          <w:rFonts w:ascii="Arial" w:hAnsi="Arial" w:eastAsia="Noto Serif CJK SC"/>
          <w:sz w:val="21"/>
        </w:rPr>
        <w:t>临床安全性</w:t>
      </w:r>
      <w:r>
        <w:tab/>
      </w:r>
      <w:r>
        <w:rPr>
          <w:rFonts w:ascii="Arial" w:hAnsi="Arial" w:eastAsia="Noto Serif CJK SC"/>
          <w:sz w:val="21"/>
        </w:rPr>
        <w:t>4</w:t>
      </w:r>
    </w:p>
    <w:p>
      <w:pPr>
        <w:pStyle w:val="TOC2"/>
        <w:tabs>
          <w:tab w:val="right" w:leader="dot" w:pos="9000"/>
        </w:tabs>
      </w:pPr>
      <w:r>
        <w:rPr>
          <w:rFonts w:ascii="Arial" w:hAnsi="Arial" w:eastAsia="Noto Serif CJK SC"/>
          <w:sz w:val="21"/>
        </w:rPr>
        <w:t>总体不良事件概览</w:t>
      </w:r>
      <w:r>
        <w:tab/>
      </w:r>
      <w:r>
        <w:rPr>
          <w:rFonts w:ascii="Arial" w:hAnsi="Arial" w:eastAsia="Noto Serif CJK SC"/>
          <w:sz w:val="21"/>
        </w:rPr>
        <w:t>4</w:t>
      </w:r>
    </w:p>
    <w:p>
      <w:pPr>
        <w:pStyle w:val="TOC2"/>
        <w:tabs>
          <w:tab w:val="right" w:leader="dot" w:pos="9000"/>
        </w:tabs>
      </w:pPr>
      <w:r>
        <w:rPr>
          <w:rFonts w:ascii="Arial" w:hAnsi="Arial" w:eastAsia="Noto Serif CJK SC"/>
          <w:sz w:val="21"/>
        </w:rPr>
        <w:t>严重不良事件与重要风险</w:t>
      </w:r>
      <w:r>
        <w:tab/>
      </w:r>
      <w:r>
        <w:rPr>
          <w:rFonts w:ascii="Arial" w:hAnsi="Arial" w:eastAsia="Noto Serif CJK SC"/>
          <w:sz w:val="21"/>
        </w:rPr>
        <w:t>4</w:t>
      </w:r>
    </w:p>
    <w:p>
      <w:pPr>
        <w:pStyle w:val="TOC2"/>
        <w:tabs>
          <w:tab w:val="right" w:leader="dot" w:pos="9000"/>
        </w:tabs>
      </w:pPr>
      <w:r>
        <w:rPr>
          <w:rFonts w:ascii="Arial" w:hAnsi="Arial" w:eastAsia="Noto Serif CJK SC"/>
          <w:sz w:val="21"/>
        </w:rPr>
        <w:t>其他安全性观察</w:t>
      </w:r>
      <w:r>
        <w:tab/>
      </w:r>
      <w:r>
        <w:rPr>
          <w:rFonts w:ascii="Arial" w:hAnsi="Arial" w:eastAsia="Noto Serif CJK SC"/>
          <w:sz w:val="21"/>
        </w:rPr>
        <w:t>5</w:t>
      </w:r>
    </w:p>
    <w:p>
      <w:pPr>
        <w:pStyle w:val="TOC1"/>
        <w:tabs>
          <w:tab w:val="right" w:leader="dot" w:pos="9000"/>
        </w:tabs>
      </w:pPr>
      <w:r>
        <w:rPr>
          <w:rFonts w:ascii="Arial" w:hAnsi="Arial" w:eastAsia="Noto Serif CJK SC"/>
          <w:sz w:val="21"/>
        </w:rPr>
        <w:t>疗效探索性结果</w:t>
      </w:r>
      <w:r>
        <w:tab/>
      </w:r>
      <w:r>
        <w:rPr>
          <w:rFonts w:ascii="Arial" w:hAnsi="Arial" w:eastAsia="Noto Serif CJK SC"/>
          <w:sz w:val="21"/>
        </w:rPr>
        <w:t>5</w:t>
      </w:r>
    </w:p>
    <w:p>
      <w:pPr>
        <w:pStyle w:val="TOC1"/>
        <w:tabs>
          <w:tab w:val="right" w:leader="dot" w:pos="9000"/>
        </w:tabs>
      </w:pPr>
      <w:r>
        <w:rPr>
          <w:rFonts w:ascii="Arial" w:hAnsi="Arial" w:eastAsia="Noto Serif CJK SC"/>
          <w:sz w:val="21"/>
        </w:rPr>
        <w:t>结论</w:t>
      </w:r>
      <w:r>
        <w:tab/>
      </w:r>
      <w:r>
        <w:rPr>
          <w:rFonts w:ascii="Arial" w:hAnsi="Arial" w:eastAsia="Noto Serif CJK SC"/>
          <w:sz w:val="21"/>
        </w:rPr>
        <w:t>5</w:t>
      </w:r>
    </w:p>
    <w:p>
      <w:pPr>
        <w:pStyle w:val="TOC1"/>
        <w:tabs>
          <w:tab w:val="right" w:leader="dot" w:pos="9000"/>
        </w:tabs>
      </w:pPr>
      <w:r>
        <w:rPr>
          <w:rFonts w:ascii="Arial" w:hAnsi="Arial" w:eastAsia="Noto Serif CJK SC"/>
          <w:sz w:val="21"/>
        </w:rPr>
        <w:t>附录：渲染检查点</w:t>
      </w:r>
      <w:r>
        <w:tab/>
      </w:r>
      <w:r>
        <w:rPr>
          <w:rFonts w:ascii="Arial" w:hAnsi="Arial" w:eastAsia="Noto Serif CJK SC"/>
          <w:sz w:val="21"/>
        </w:rPr>
        <w:t>6</w:t>
      </w:r>
    </w:p>
    <w:p>
      <w:r>
        <w:br w:type="page"/>
      </w:r>
    </w:p>
    <w:p>
      <w:pPr>
        <w:pStyle w:val="Heading1"/>
      </w:pPr>
      <w:r>
        <w:t>执行概要</w:t>
      </w:r>
    </w:p>
    <w:p>
      <w:pPr>
        <w:keepLines w:val="0"/>
        <w:spacing w:after="120" w:line="348" w:lineRule="auto"/>
        <w:ind w:firstLine="420"/>
      </w:pPr>
      <w:r>
        <w:rPr>
          <w:rFonts w:ascii="Arial" w:hAnsi="Arial" w:eastAsia="Noto Serif CJK SC"/>
          <w:sz w:val="21"/>
        </w:rPr>
        <w:t>本报告为 VT8802 的第 2 期研发期间安全性更新报告（DSUR #2），用于汇总报告周期内及累计临床研发阶段的主要安全性信息。报告在完整文档层面同时保留研究进展、暴露、疗效探索和安全性等章节；其中只有 Clinical Safety 相关章节预期进入后续安全性一致性检查。</w:t>
      </w:r>
    </w:p>
    <w:p>
      <w:pPr>
        <w:keepLines w:val="0"/>
        <w:spacing w:after="120" w:line="348" w:lineRule="auto"/>
        <w:ind w:firstLine="420"/>
      </w:pPr>
      <w:r>
        <w:rPr>
          <w:rFonts w:ascii="Arial" w:hAnsi="Arial" w:eastAsia="Noto Serif CJK SC"/>
          <w:sz w:val="21"/>
        </w:rPr>
        <w:t>截至数据截止日，累计已有 50 例受试者接受 VT8802 暴露。当前总体获益–风险判断维持可接受，未因新的重大安全性信号暂停研究，也未触发计划外的风险控制措施。</w:t>
      </w:r>
    </w:p>
    <w:p>
      <w:pPr>
        <w:keepLines w:val="0"/>
        <w:spacing w:after="120" w:line="348" w:lineRule="auto"/>
        <w:ind w:firstLine="420"/>
      </w:pPr>
      <w:r>
        <w:rPr>
          <w:rFonts w:ascii="Arial" w:hAnsi="Arial" w:eastAsia="Noto Serif CJK SC"/>
          <w:sz w:val="21"/>
        </w:rPr>
        <w:t>审阅示例：截至数据截止日，</w:t>
      </w:r>
      <w:del w:id="1" w:author="Medical Reviewer" w:date="2026-09-09T08:03:43Z">
        <w:r>
          <w:delText>累计已有 48 例受试者</w:delText>
        </w:r>
      </w:del>
      <w:ins w:id="2" w:author="Medical Reviewer" w:date="2026-09-09T08:03:43Z">
        <w:r>
          <w:t>累计已有 50 例受试者</w:t>
        </w:r>
      </w:ins>
      <w:r>
        <w:rPr>
          <w:rFonts w:ascii="Arial" w:hAnsi="Arial" w:eastAsia="Noto Serif CJK SC"/>
          <w:sz w:val="21"/>
        </w:rPr>
        <w:t>接受研究药物暴露；该数字将在本文件中以真实 Word 修订痕迹更新，用于验证 Final / No Markup 提取语义。</w:t>
      </w:r>
    </w:p>
    <w:p>
      <w:pPr>
        <w:pStyle w:val="Heading1"/>
      </w:pPr>
      <w:r>
        <w:t>报告范围与方法</w:t>
      </w:r>
    </w:p>
    <w:p>
      <w:pPr>
        <w:pStyle w:val="Heading2"/>
      </w:pPr>
      <w:r>
        <w:t>报告周期与数据截止</w:t>
      </w:r>
    </w:p>
    <w:p>
      <w:pPr>
        <w:keepLines w:val="0"/>
        <w:spacing w:after="120" w:line="348" w:lineRule="auto"/>
        <w:ind w:firstLine="420"/>
      </w:pPr>
      <w:r>
        <w:rPr>
          <w:rFonts w:ascii="Arial" w:hAnsi="Arial" w:eastAsia="Noto Serif CJK SC"/>
          <w:sz w:val="21"/>
        </w:rPr>
        <w:t>报告周期为 2022年12月01日至2023年11月30日。安全性汇总采用报告周期内新增信息与累计信息并列呈现的方法；如存在数据截止后的重要更新，则在相应章节中作为补充说明。</w:t>
      </w:r>
    </w:p>
    <w:p>
      <w:pPr>
        <w:pStyle w:val="Heading2"/>
      </w:pPr>
      <w:r>
        <w:t>数据来源与处理原则</w:t>
      </w:r>
    </w:p>
    <w:p>
      <w:pPr>
        <w:keepLines w:val="0"/>
        <w:spacing w:after="120" w:line="348" w:lineRule="auto"/>
        <w:ind w:firstLine="420"/>
      </w:pPr>
      <w:r>
        <w:rPr>
          <w:rFonts w:ascii="Arial" w:hAnsi="Arial" w:eastAsia="Noto Serif CJK SC"/>
          <w:sz w:val="21"/>
        </w:rPr>
        <w:t>主要数据来源包括临床数据库、安全性数据库、研究者报告及医学监查记录。文档中的审阅批注不作为正文分析输入；待处理的插入、删除和移动修订按 Final / No Markup 语义解释为最终有效正文。</w:t>
      </w:r>
    </w:p>
    <w:p>
      <w:pPr>
        <w:pStyle w:val="ListBullet"/>
      </w:pPr>
      <w:r>
        <w:rPr>
          <w:rFonts w:ascii="Arial" w:hAnsi="Arial" w:eastAsia="Noto Serif CJK SC"/>
          <w:sz w:val="21"/>
        </w:rPr>
        <w:t>临床数据库：受试者暴露、TEAE、SAE 与疗效探索性指标。</w:t>
      </w:r>
    </w:p>
    <w:p>
      <w:pPr>
        <w:pStyle w:val="ListBullet"/>
      </w:pPr>
      <w:r>
        <w:rPr>
          <w:rFonts w:ascii="Arial" w:hAnsi="Arial" w:eastAsia="Noto Serif CJK SC"/>
          <w:sz w:val="21"/>
        </w:rPr>
        <w:t>安全性数据库：个例严重不良事件及相关性评估。</w:t>
      </w:r>
    </w:p>
    <w:p>
      <w:pPr>
        <w:pStyle w:val="ListBullet"/>
      </w:pPr>
      <w:r>
        <w:rPr>
          <w:rFonts w:ascii="Arial" w:hAnsi="Arial" w:eastAsia="Noto Serif CJK SC"/>
          <w:sz w:val="21"/>
        </w:rPr>
        <w:t>医学监查记录：重要风险讨论和后续措施。</w:t>
      </w:r>
    </w:p>
    <w:p>
      <w:pPr>
        <w:pStyle w:val="Heading1"/>
      </w:pPr>
      <w:r>
        <w:t>研究进展与暴露</w:t>
      </w:r>
    </w:p>
    <w:p>
      <w:pPr>
        <w:pStyle w:val="Heading2"/>
      </w:pPr>
      <w:r>
        <w:t>累计受试者暴露</w:t>
      </w:r>
    </w:p>
    <w:p>
      <w:pPr>
        <w:keepLines w:val="0"/>
        <w:spacing w:after="120" w:line="348" w:lineRule="auto"/>
        <w:ind w:firstLine="420"/>
      </w:pPr>
      <w:r>
        <w:rPr>
          <w:rFonts w:ascii="Arial" w:hAnsi="Arial" w:eastAsia="Noto Serif CJK SC"/>
          <w:sz w:val="21"/>
        </w:rPr>
        <w:t>截至数据截止日，I 期单药研究累计入组 30 例，其中 3 mg/kg Q3W 剂量水平 21 例；IB/II 期非小细胞肺癌联合治疗队列累计入组 20 例。两项研究合计累计暴露 50 例。</w:t>
      </w:r>
    </w:p>
    <w:p>
      <w:r>
        <w:br w:type="page"/>
      </w:r>
    </w:p>
    <w:p>
      <w:pPr>
        <w:pStyle w:val="Caption"/>
        <w:jc w:val="center"/>
      </w:pPr>
      <w:r>
        <w:rPr>
          <w:rFonts w:ascii="Arial" w:hAnsi="Arial" w:eastAsia="Noto Sans CJK SC"/>
          <w:b/>
          <w:sz w:val="19"/>
        </w:rPr>
        <w:t>表 1  累计临床暴露概览</w:t>
      </w:r>
    </w:p>
    <w:tbl>
      <w:tblPr>
        <w:tblStyle w:val="TableGrid"/>
        <w:tblW w:type="auto" w:w="0"/>
        <w:jc w:val="center"/>
        <w:tblLook w:firstColumn="1" w:firstRow="1" w:lastColumn="0" w:lastRow="0" w:noHBand="0" w:noVBand="1" w:val="04A0"/>
      </w:tblPr>
      <w:tblGrid>
        <w:gridCol w:w="2310"/>
        <w:gridCol w:w="2310"/>
        <w:gridCol w:w="2310"/>
        <w:gridCol w:w="2310"/>
      </w:tblGrid>
      <w:tr>
        <w:trPr>
          <w:cantSplit/>
          <w:tblHeader w:val="true"/>
        </w:trPr>
        <w:tc>
          <w:tcPr>
            <w:tcW w:type="dxa" w:w="2268"/>
            <w:vAlign w:val="center"/>
            <w:tcMar>
              <w:top w:w="80" w:type="dxa"/>
              <w:start w:w="90" w:type="dxa"/>
              <w:bottom w:w="80" w:type="dxa"/>
              <w:end w:w="90" w:type="dxa"/>
            </w:tcMar>
            <w:shd w:fill="D9E2F3"/>
          </w:tcPr>
          <w:p>
            <w:pPr>
              <w:spacing w:after="0" w:line="276" w:lineRule="auto"/>
            </w:pPr>
            <w:r>
              <w:rPr>
                <w:rFonts w:ascii="Arial" w:hAnsi="Arial" w:eastAsia="Noto Serif CJK SC"/>
                <w:b/>
                <w:sz w:val="17"/>
              </w:rPr>
              <w:t>研究/队列</w:t>
            </w:r>
          </w:p>
        </w:tc>
        <w:tc>
          <w:tcPr>
            <w:tcW w:type="dxa" w:w="3402"/>
            <w:vAlign w:val="center"/>
            <w:tcMar>
              <w:top w:w="80" w:type="dxa"/>
              <w:start w:w="90" w:type="dxa"/>
              <w:bottom w:w="80" w:type="dxa"/>
              <w:end w:w="90" w:type="dxa"/>
            </w:tcMar>
            <w:shd w:fill="D9E2F3"/>
          </w:tcPr>
          <w:p>
            <w:pPr>
              <w:spacing w:after="0" w:line="276" w:lineRule="auto"/>
            </w:pPr>
            <w:r>
              <w:rPr>
                <w:rFonts w:ascii="Arial" w:hAnsi="Arial" w:eastAsia="Noto Serif CJK SC"/>
                <w:b/>
                <w:sz w:val="17"/>
              </w:rPr>
              <w:t>方案</w:t>
            </w:r>
          </w:p>
        </w:tc>
        <w:tc>
          <w:tcPr>
            <w:tcW w:type="dxa" w:w="1134"/>
            <w:vAlign w:val="center"/>
            <w:tcMar>
              <w:top w:w="80" w:type="dxa"/>
              <w:start w:w="90" w:type="dxa"/>
              <w:bottom w:w="80" w:type="dxa"/>
              <w:end w:w="90" w:type="dxa"/>
            </w:tcMar>
            <w:shd w:fill="D9E2F3"/>
          </w:tcPr>
          <w:p>
            <w:pPr>
              <w:spacing w:after="0" w:line="276" w:lineRule="auto"/>
            </w:pPr>
            <w:r>
              <w:rPr>
                <w:rFonts w:ascii="Arial" w:hAnsi="Arial" w:eastAsia="Noto Serif CJK SC"/>
                <w:b/>
                <w:sz w:val="17"/>
              </w:rPr>
              <w:t>人数</w:t>
            </w:r>
          </w:p>
        </w:tc>
        <w:tc>
          <w:tcPr>
            <w:tcW w:type="dxa" w:w="2551"/>
            <w:vAlign w:val="center"/>
            <w:tcMar>
              <w:top w:w="80" w:type="dxa"/>
              <w:start w:w="90" w:type="dxa"/>
              <w:bottom w:w="80" w:type="dxa"/>
              <w:end w:w="90" w:type="dxa"/>
            </w:tcMar>
            <w:shd w:fill="D9E2F3"/>
          </w:tcPr>
          <w:p>
            <w:pPr>
              <w:spacing w:after="0" w:line="276" w:lineRule="auto"/>
            </w:pPr>
            <w:r>
              <w:rPr>
                <w:rFonts w:ascii="Arial" w:hAnsi="Arial" w:eastAsia="Noto Serif CJK SC"/>
                <w:b/>
                <w:sz w:val="17"/>
              </w:rPr>
              <w:t>说明</w:t>
            </w:r>
          </w:p>
        </w:tc>
      </w:tr>
      <w:tr>
        <w:trPr>
          <w:cantSplit/>
        </w:trPr>
        <w:tc>
          <w:tcPr>
            <w:tcW w:type="dxa" w:w="2268"/>
            <w:vAlign w:val="center"/>
            <w:tcMar>
              <w:top w:w="80" w:type="dxa"/>
              <w:start w:w="90" w:type="dxa"/>
              <w:bottom w:w="80" w:type="dxa"/>
              <w:end w:w="90" w:type="dxa"/>
            </w:tcMar>
          </w:tcPr>
          <w:p>
            <w:pPr>
              <w:spacing w:after="0" w:line="276" w:lineRule="auto"/>
            </w:pPr>
            <w:r>
              <w:rPr>
                <w:rFonts w:ascii="Arial" w:hAnsi="Arial" w:eastAsia="Noto Serif CJK SC"/>
                <w:sz w:val="17"/>
              </w:rPr>
              <w:t>I 期单药</w:t>
            </w:r>
          </w:p>
        </w:tc>
        <w:tc>
          <w:tcPr>
            <w:tcW w:type="dxa" w:w="3402"/>
            <w:vAlign w:val="center"/>
            <w:tcMar>
              <w:top w:w="80" w:type="dxa"/>
              <w:start w:w="90" w:type="dxa"/>
              <w:bottom w:w="80" w:type="dxa"/>
              <w:end w:w="90" w:type="dxa"/>
            </w:tcMar>
          </w:tcPr>
          <w:p>
            <w:pPr>
              <w:spacing w:after="0" w:line="276" w:lineRule="auto"/>
            </w:pPr>
            <w:r>
              <w:rPr>
                <w:rFonts w:ascii="Arial" w:hAnsi="Arial" w:eastAsia="Noto Serif CJK SC"/>
                <w:sz w:val="17"/>
              </w:rPr>
              <w:t>VT8802 3 mg/kg Q3W</w:t>
            </w:r>
          </w:p>
        </w:tc>
        <w:tc>
          <w:tcPr>
            <w:tcW w:type="dxa" w:w="1134"/>
            <w:vAlign w:val="center"/>
            <w:tcMar>
              <w:top w:w="80" w:type="dxa"/>
              <w:start w:w="90" w:type="dxa"/>
              <w:bottom w:w="80" w:type="dxa"/>
              <w:end w:w="90" w:type="dxa"/>
            </w:tcMar>
          </w:tcPr>
          <w:p>
            <w:pPr>
              <w:spacing w:after="0" w:line="276" w:lineRule="auto"/>
            </w:pPr>
            <w:r>
              <w:rPr>
                <w:rFonts w:ascii="Arial" w:hAnsi="Arial" w:eastAsia="Noto Serif CJK SC"/>
                <w:sz w:val="17"/>
              </w:rPr>
              <w:t>21</w:t>
            </w:r>
          </w:p>
        </w:tc>
        <w:tc>
          <w:tcPr>
            <w:tcW w:type="dxa" w:w="2551"/>
            <w:vAlign w:val="center"/>
            <w:tcMar>
              <w:top w:w="80" w:type="dxa"/>
              <w:start w:w="90" w:type="dxa"/>
              <w:bottom w:w="80" w:type="dxa"/>
              <w:end w:w="90" w:type="dxa"/>
            </w:tcMar>
          </w:tcPr>
          <w:p>
            <w:pPr>
              <w:spacing w:after="0" w:line="276" w:lineRule="auto"/>
            </w:pPr>
            <w:r>
              <w:rPr>
                <w:rFonts w:ascii="Arial" w:hAnsi="Arial" w:eastAsia="Noto Serif CJK SC"/>
                <w:sz w:val="17"/>
              </w:rPr>
              <w:t>主要推荐随访剂量水平</w:t>
            </w:r>
          </w:p>
        </w:tc>
      </w:tr>
      <w:tr>
        <w:trPr>
          <w:cantSplit/>
        </w:trPr>
        <w:tc>
          <w:tcPr>
            <w:tcW w:type="dxa" w:w="2268"/>
            <w:vAlign w:val="center"/>
            <w:tcMar>
              <w:top w:w="80" w:type="dxa"/>
              <w:start w:w="90" w:type="dxa"/>
              <w:bottom w:w="80" w:type="dxa"/>
              <w:end w:w="90" w:type="dxa"/>
            </w:tcMar>
          </w:tcPr>
          <w:p>
            <w:pPr>
              <w:spacing w:after="0" w:line="276" w:lineRule="auto"/>
            </w:pPr>
            <w:r>
              <w:rPr>
                <w:rFonts w:ascii="Arial" w:hAnsi="Arial" w:eastAsia="Noto Serif CJK SC"/>
                <w:sz w:val="17"/>
              </w:rPr>
              <w:t>I 期其他剂量</w:t>
            </w:r>
          </w:p>
        </w:tc>
        <w:tc>
          <w:tcPr>
            <w:tcW w:type="dxa" w:w="3402"/>
            <w:vAlign w:val="center"/>
            <w:tcMar>
              <w:top w:w="80" w:type="dxa"/>
              <w:start w:w="90" w:type="dxa"/>
              <w:bottom w:w="80" w:type="dxa"/>
              <w:end w:w="90" w:type="dxa"/>
            </w:tcMar>
          </w:tcPr>
          <w:p>
            <w:pPr>
              <w:spacing w:after="0" w:line="276" w:lineRule="auto"/>
            </w:pPr>
            <w:r>
              <w:rPr>
                <w:rFonts w:ascii="Arial" w:hAnsi="Arial" w:eastAsia="Noto Serif CJK SC"/>
                <w:sz w:val="17"/>
              </w:rPr>
              <w:t>其他剂量水平</w:t>
            </w:r>
          </w:p>
        </w:tc>
        <w:tc>
          <w:tcPr>
            <w:tcW w:type="dxa" w:w="1134"/>
            <w:vAlign w:val="center"/>
            <w:tcMar>
              <w:top w:w="80" w:type="dxa"/>
              <w:start w:w="90" w:type="dxa"/>
              <w:bottom w:w="80" w:type="dxa"/>
              <w:end w:w="90" w:type="dxa"/>
            </w:tcMar>
          </w:tcPr>
          <w:p>
            <w:pPr>
              <w:spacing w:after="0" w:line="276" w:lineRule="auto"/>
            </w:pPr>
            <w:r>
              <w:rPr>
                <w:rFonts w:ascii="Arial" w:hAnsi="Arial" w:eastAsia="Noto Serif CJK SC"/>
                <w:sz w:val="17"/>
              </w:rPr>
              <w:t>9</w:t>
            </w:r>
          </w:p>
        </w:tc>
        <w:tc>
          <w:tcPr>
            <w:tcW w:type="dxa" w:w="2551"/>
            <w:vAlign w:val="center"/>
            <w:tcMar>
              <w:top w:w="80" w:type="dxa"/>
              <w:start w:w="90" w:type="dxa"/>
              <w:bottom w:w="80" w:type="dxa"/>
              <w:end w:w="90" w:type="dxa"/>
            </w:tcMar>
          </w:tcPr>
          <w:p>
            <w:pPr>
              <w:spacing w:after="0" w:line="276" w:lineRule="auto"/>
            </w:pPr>
            <w:r>
              <w:rPr>
                <w:rFonts w:ascii="Arial" w:hAnsi="Arial" w:eastAsia="Noto Serif CJK SC"/>
                <w:sz w:val="17"/>
              </w:rPr>
              <w:t>剂量递增/探索</w:t>
            </w:r>
          </w:p>
        </w:tc>
      </w:tr>
      <w:tr>
        <w:trPr>
          <w:cantSplit/>
        </w:trPr>
        <w:tc>
          <w:tcPr>
            <w:tcW w:type="dxa" w:w="2268"/>
            <w:vAlign w:val="center"/>
            <w:tcMar>
              <w:top w:w="80" w:type="dxa"/>
              <w:start w:w="90" w:type="dxa"/>
              <w:bottom w:w="80" w:type="dxa"/>
              <w:end w:w="90" w:type="dxa"/>
            </w:tcMar>
          </w:tcPr>
          <w:p>
            <w:pPr>
              <w:spacing w:after="0" w:line="276" w:lineRule="auto"/>
            </w:pPr>
            <w:r>
              <w:rPr>
                <w:rFonts w:ascii="Arial" w:hAnsi="Arial" w:eastAsia="Noto Serif CJK SC"/>
                <w:sz w:val="17"/>
              </w:rPr>
              <w:t>IB/II 期联合</w:t>
            </w:r>
          </w:p>
        </w:tc>
        <w:tc>
          <w:tcPr>
            <w:tcW w:type="dxa" w:w="3402"/>
            <w:vAlign w:val="center"/>
            <w:tcMar>
              <w:top w:w="80" w:type="dxa"/>
              <w:start w:w="90" w:type="dxa"/>
              <w:bottom w:w="80" w:type="dxa"/>
              <w:end w:w="90" w:type="dxa"/>
            </w:tcMar>
          </w:tcPr>
          <w:p>
            <w:pPr>
              <w:spacing w:after="0" w:line="276" w:lineRule="auto"/>
            </w:pPr>
            <w:r>
              <w:rPr>
                <w:rFonts w:ascii="Arial" w:hAnsi="Arial" w:eastAsia="Noto Serif CJK SC"/>
                <w:sz w:val="17"/>
              </w:rPr>
              <w:t>VT8802 + 卡铂 + 培美曲塞</w:t>
            </w:r>
          </w:p>
        </w:tc>
        <w:tc>
          <w:tcPr>
            <w:tcW w:type="dxa" w:w="1134"/>
            <w:vAlign w:val="center"/>
            <w:tcMar>
              <w:top w:w="80" w:type="dxa"/>
              <w:start w:w="90" w:type="dxa"/>
              <w:bottom w:w="80" w:type="dxa"/>
              <w:end w:w="90" w:type="dxa"/>
            </w:tcMar>
          </w:tcPr>
          <w:p>
            <w:pPr>
              <w:spacing w:after="0" w:line="276" w:lineRule="auto"/>
            </w:pPr>
            <w:r>
              <w:rPr>
                <w:rFonts w:ascii="Arial" w:hAnsi="Arial" w:eastAsia="Noto Serif CJK SC"/>
                <w:sz w:val="17"/>
              </w:rPr>
              <w:t>20</w:t>
            </w:r>
          </w:p>
        </w:tc>
        <w:tc>
          <w:tcPr>
            <w:tcW w:type="dxa" w:w="2551"/>
            <w:vAlign w:val="center"/>
            <w:tcMar>
              <w:top w:w="80" w:type="dxa"/>
              <w:start w:w="90" w:type="dxa"/>
              <w:bottom w:w="80" w:type="dxa"/>
              <w:end w:w="90" w:type="dxa"/>
            </w:tcMar>
          </w:tcPr>
          <w:p>
            <w:pPr>
              <w:spacing w:after="0" w:line="276" w:lineRule="auto"/>
            </w:pPr>
            <w:r>
              <w:rPr>
                <w:rFonts w:ascii="Arial" w:hAnsi="Arial" w:eastAsia="Noto Serif CJK SC"/>
                <w:sz w:val="17"/>
              </w:rPr>
              <w:t>NSCLC 队列</w:t>
            </w:r>
          </w:p>
        </w:tc>
      </w:tr>
      <w:tr>
        <w:trPr>
          <w:cantSplit/>
        </w:trPr>
        <w:tc>
          <w:tcPr>
            <w:tcW w:type="dxa" w:w="2268"/>
            <w:vAlign w:val="center"/>
            <w:tcMar>
              <w:top w:w="80" w:type="dxa"/>
              <w:start w:w="90" w:type="dxa"/>
              <w:bottom w:w="80" w:type="dxa"/>
              <w:end w:w="90" w:type="dxa"/>
            </w:tcMar>
          </w:tcPr>
          <w:p>
            <w:pPr>
              <w:spacing w:after="0" w:line="276" w:lineRule="auto"/>
            </w:pPr>
            <w:r>
              <w:rPr>
                <w:rFonts w:ascii="Arial" w:hAnsi="Arial" w:eastAsia="Noto Serif CJK SC"/>
                <w:sz w:val="17"/>
              </w:rPr>
              <w:t>累计</w:t>
            </w:r>
          </w:p>
        </w:tc>
        <w:tc>
          <w:tcPr>
            <w:tcW w:type="dxa" w:w="3402"/>
            <w:vAlign w:val="center"/>
            <w:tcMar>
              <w:top w:w="80" w:type="dxa"/>
              <w:start w:w="90" w:type="dxa"/>
              <w:bottom w:w="80" w:type="dxa"/>
              <w:end w:w="90" w:type="dxa"/>
            </w:tcMar>
          </w:tcPr>
          <w:p>
            <w:pPr>
              <w:spacing w:after="0" w:line="276" w:lineRule="auto"/>
            </w:pPr>
            <w:r>
              <w:rPr>
                <w:rFonts w:ascii="Arial" w:hAnsi="Arial" w:eastAsia="Noto Serif CJK SC"/>
                <w:sz w:val="17"/>
              </w:rPr>
              <w:t>—</w:t>
            </w:r>
          </w:p>
        </w:tc>
        <w:tc>
          <w:tcPr>
            <w:tcW w:type="dxa" w:w="1134"/>
            <w:vAlign w:val="center"/>
            <w:tcMar>
              <w:top w:w="80" w:type="dxa"/>
              <w:start w:w="90" w:type="dxa"/>
              <w:bottom w:w="80" w:type="dxa"/>
              <w:end w:w="90" w:type="dxa"/>
            </w:tcMar>
          </w:tcPr>
          <w:p>
            <w:pPr>
              <w:spacing w:after="0" w:line="276" w:lineRule="auto"/>
            </w:pPr>
            <w:r>
              <w:rPr>
                <w:rFonts w:ascii="Arial" w:hAnsi="Arial" w:eastAsia="Noto Serif CJK SC"/>
                <w:sz w:val="17"/>
              </w:rPr>
              <w:t>50</w:t>
            </w:r>
          </w:p>
        </w:tc>
        <w:tc>
          <w:tcPr>
            <w:tcW w:type="dxa" w:w="2551"/>
            <w:vAlign w:val="center"/>
            <w:tcMar>
              <w:top w:w="80" w:type="dxa"/>
              <w:start w:w="90" w:type="dxa"/>
              <w:bottom w:w="80" w:type="dxa"/>
              <w:end w:w="90" w:type="dxa"/>
            </w:tcMar>
          </w:tcPr>
          <w:p>
            <w:pPr>
              <w:spacing w:after="0" w:line="276" w:lineRule="auto"/>
            </w:pPr>
            <w:r>
              <w:rPr>
                <w:rFonts w:ascii="Arial" w:hAnsi="Arial" w:eastAsia="Noto Serif CJK SC"/>
                <w:sz w:val="17"/>
              </w:rPr>
              <w:t>截至数据截止日</w:t>
            </w:r>
          </w:p>
        </w:tc>
      </w:tr>
    </w:tbl>
    <w:p>
      <w:pPr>
        <w:pStyle w:val="TableNote"/>
      </w:pPr>
      <w:r>
        <w:rPr>
          <w:rFonts w:ascii="Arial" w:hAnsi="Arial" w:eastAsia="Noto Serif CJK SC"/>
          <w:sz w:val="18"/>
        </w:rPr>
        <w:t>注：本表为 synthetic showcase 数据，仅用于验证 caption → table → note 的文档顺序和基础二维表格渲染。</w:t>
      </w:r>
    </w:p>
    <w:p>
      <w:pPr>
        <w:pStyle w:val="Heading2"/>
      </w:pPr>
      <w:r>
        <w:t>给药方案概述</w:t>
      </w:r>
    </w:p>
    <w:p>
      <w:pPr>
        <w:keepLines w:val="0"/>
        <w:spacing w:after="120" w:line="348" w:lineRule="auto"/>
        <w:ind w:firstLine="420"/>
      </w:pPr>
      <w:r>
        <w:rPr>
          <w:rFonts w:ascii="Arial" w:hAnsi="Arial" w:eastAsia="Noto Serif CJK SC"/>
          <w:sz w:val="21"/>
        </w:rPr>
        <w:t>单药研究主要采用每 3 周一次（Q3W）给药；联合队列与卡铂和培美曲塞联合。该章节用于展示非 safety 内容仍保留在完整文档中，但不会因未进入 Clinical Safety processing 而被标记为“通过”。</w:t>
      </w:r>
    </w:p>
    <w:p>
      <w:pPr>
        <w:pStyle w:val="Heading1"/>
      </w:pPr>
      <w:r>
        <w:t>临床安全性</w:t>
      </w:r>
    </w:p>
    <w:p>
      <w:pPr>
        <w:pStyle w:val="Heading2"/>
      </w:pPr>
      <w:r>
        <w:t>总体不良事件概览</w:t>
      </w:r>
    </w:p>
    <w:p>
      <w:pPr>
        <w:keepLines w:val="0"/>
        <w:spacing w:after="120" w:line="348" w:lineRule="auto"/>
        <w:ind w:firstLine="420"/>
      </w:pPr>
      <w:r>
        <w:rPr>
          <w:rFonts w:ascii="Arial" w:hAnsi="Arial" w:eastAsia="Noto Serif CJK SC"/>
          <w:sz w:val="21"/>
        </w:rPr>
        <w:t>I 期单药研究共 30 例受试者，其中 28/30（93.3%）报告至少 1 次治疗期间不良事件（TEAE），24/30（80.0%）报告研究者判断与研究药物相关的不良反应（ADR）。</w:t>
      </w:r>
    </w:p>
    <w:p>
      <w:pPr>
        <w:keepLines w:val="0"/>
        <w:spacing w:after="120" w:line="348" w:lineRule="auto"/>
        <w:ind w:firstLine="420"/>
      </w:pPr>
      <w:r>
        <w:rPr>
          <w:rFonts w:ascii="Arial" w:hAnsi="Arial" w:eastAsia="Noto Serif CJK SC"/>
          <w:sz w:val="21"/>
        </w:rPr>
        <w:t>常见观察事件包括腹泻、皮疹及部分实验室检查异常。对任何新增或频率变化明显的事件，应结合严重程度、转归、合并用药和基础疾病进行医学判断。</w:t>
      </w:r>
    </w:p>
    <w:p>
      <w:pPr>
        <w:pStyle w:val="Heading2"/>
      </w:pPr>
      <w:r>
        <w:t>严重不良事件与重要风险</w:t>
      </w:r>
    </w:p>
    <w:p>
      <w:pPr>
        <w:keepLines w:val="0"/>
        <w:spacing w:after="120" w:line="348" w:lineRule="auto"/>
        <w:ind w:firstLine="420"/>
      </w:pPr>
      <w:r>
        <w:rPr>
          <w:rFonts w:ascii="Arial" w:hAnsi="Arial" w:eastAsia="Noto Serif CJK SC"/>
          <w:sz w:val="21"/>
        </w:rPr>
        <w:t>累计报告 5 例严重不良事件（SAE）。其中与 VT8802 相关的严重不良反应包括感染性肺炎 3 例次以及药物诱导的肝损伤 1 例次。感染性肺炎继续作为重要已识别风险进行跟踪。</w:t>
      </w:r>
    </w:p>
    <w:p>
      <w:commentRangeStart w:id="0"/>
      <w:pPr>
        <w:keepLines w:val="0"/>
        <w:spacing w:after="120" w:line="348" w:lineRule="auto"/>
        <w:ind w:firstLine="420"/>
      </w:pPr>
      <w:r>
        <w:rPr>
          <w:rFonts w:ascii="Arial" w:hAnsi="Arial" w:eastAsia="Noto Serif CJK SC"/>
          <w:sz w:val="21"/>
        </w:rPr>
        <w:t>审阅批注示例：感染性肺炎的累计病例数与重要风险表中的汇总数字应保持一致。该批注仅用于测试 comments.xml 与正文分离，批注文字不应进入 Extract 正文。</w:t>
      </w:r>
      <w:commentRangeEnd w:id="0"/>
      <w:r>
        <w:commentReference w:id="0"/>
      </w:r>
    </w:p>
    <w:p>
      <w:pPr>
        <w:pStyle w:val="Caption"/>
        <w:jc w:val="center"/>
      </w:pPr>
      <w:r>
        <w:rPr>
          <w:rFonts w:ascii="Arial" w:hAnsi="Arial" w:eastAsia="Noto Sans CJK SC"/>
          <w:b/>
          <w:sz w:val="19"/>
        </w:rPr>
        <w:t>表 2  重要风险与后续措施</w:t>
      </w:r>
    </w:p>
    <w:tbl>
      <w:tblPr>
        <w:tblStyle w:val="TableGrid"/>
        <w:tblW w:type="auto" w:w="0"/>
        <w:jc w:val="center"/>
        <w:tblLook w:firstColumn="1" w:firstRow="1" w:lastColumn="0" w:lastRow="0" w:noHBand="0" w:noVBand="1" w:val="04A0"/>
      </w:tblPr>
      <w:tblGrid>
        <w:gridCol w:w="2310"/>
        <w:gridCol w:w="2310"/>
        <w:gridCol w:w="2310"/>
        <w:gridCol w:w="2310"/>
      </w:tblGrid>
      <w:tr>
        <w:trPr>
          <w:cantSplit/>
          <w:tblHeader w:val="true"/>
        </w:trPr>
        <w:tc>
          <w:tcPr>
            <w:tcW w:type="dxa" w:w="1871"/>
            <w:vAlign w:val="center"/>
            <w:tcMar>
              <w:top w:w="80" w:type="dxa"/>
              <w:start w:w="90" w:type="dxa"/>
              <w:bottom w:w="80" w:type="dxa"/>
              <w:end w:w="90" w:type="dxa"/>
            </w:tcMar>
            <w:shd w:fill="D9E2F3"/>
          </w:tcPr>
          <w:p>
            <w:pPr>
              <w:spacing w:after="0" w:line="276" w:lineRule="auto"/>
            </w:pPr>
            <w:r>
              <w:rPr>
                <w:rFonts w:ascii="Arial" w:hAnsi="Arial" w:eastAsia="Noto Serif CJK SC"/>
                <w:b/>
                <w:sz w:val="17"/>
              </w:rPr>
              <w:t>风险分类</w:t>
            </w:r>
          </w:p>
        </w:tc>
        <w:tc>
          <w:tcPr>
            <w:tcW w:type="dxa" w:w="1871"/>
            <w:vAlign w:val="center"/>
            <w:tcMar>
              <w:top w:w="80" w:type="dxa"/>
              <w:start w:w="90" w:type="dxa"/>
              <w:bottom w:w="80" w:type="dxa"/>
              <w:end w:w="90" w:type="dxa"/>
            </w:tcMar>
            <w:shd w:fill="D9E2F3"/>
          </w:tcPr>
          <w:p>
            <w:pPr>
              <w:spacing w:after="0" w:line="276" w:lineRule="auto"/>
            </w:pPr>
            <w:r>
              <w:rPr>
                <w:rFonts w:ascii="Arial" w:hAnsi="Arial" w:eastAsia="Noto Serif CJK SC"/>
                <w:b/>
                <w:sz w:val="17"/>
              </w:rPr>
              <w:t>风险/事件</w:t>
            </w:r>
          </w:p>
        </w:tc>
        <w:tc>
          <w:tcPr>
            <w:tcW w:type="dxa" w:w="2948"/>
            <w:vAlign w:val="center"/>
            <w:tcMar>
              <w:top w:w="80" w:type="dxa"/>
              <w:start w:w="90" w:type="dxa"/>
              <w:bottom w:w="80" w:type="dxa"/>
              <w:end w:w="90" w:type="dxa"/>
            </w:tcMar>
            <w:shd w:fill="D9E2F3"/>
          </w:tcPr>
          <w:p>
            <w:pPr>
              <w:spacing w:after="0" w:line="276" w:lineRule="auto"/>
            </w:pPr>
            <w:r>
              <w:rPr>
                <w:rFonts w:ascii="Arial" w:hAnsi="Arial" w:eastAsia="Noto Serif CJK SC"/>
                <w:b/>
                <w:sz w:val="17"/>
              </w:rPr>
              <w:t>临床依据</w:t>
            </w:r>
          </w:p>
        </w:tc>
        <w:tc>
          <w:tcPr>
            <w:tcW w:type="dxa" w:w="3005"/>
            <w:vAlign w:val="center"/>
            <w:tcMar>
              <w:top w:w="80" w:type="dxa"/>
              <w:start w:w="90" w:type="dxa"/>
              <w:bottom w:w="80" w:type="dxa"/>
              <w:end w:w="90" w:type="dxa"/>
            </w:tcMar>
            <w:shd w:fill="D9E2F3"/>
          </w:tcPr>
          <w:p>
            <w:pPr>
              <w:spacing w:after="0" w:line="276" w:lineRule="auto"/>
            </w:pPr>
            <w:r>
              <w:rPr>
                <w:rFonts w:ascii="Arial" w:hAnsi="Arial" w:eastAsia="Noto Serif CJK SC"/>
                <w:b/>
                <w:sz w:val="17"/>
              </w:rPr>
              <w:t>后续措施</w:t>
            </w:r>
          </w:p>
        </w:tc>
      </w:tr>
      <w:tr>
        <w:trPr>
          <w:cantSplit/>
        </w:trPr>
        <w:tc>
          <w:tcPr>
            <w:tcW w:type="dxa" w:w="1871"/>
            <w:vAlign w:val="center"/>
            <w:tcMar>
              <w:top w:w="80" w:type="dxa"/>
              <w:start w:w="90" w:type="dxa"/>
              <w:bottom w:w="80" w:type="dxa"/>
              <w:end w:w="90" w:type="dxa"/>
            </w:tcMar>
          </w:tcPr>
          <w:p>
            <w:pPr>
              <w:spacing w:after="0" w:line="276" w:lineRule="auto"/>
            </w:pPr>
            <w:r>
              <w:rPr>
                <w:rFonts w:ascii="Arial" w:hAnsi="Arial" w:eastAsia="Noto Serif CJK SC"/>
                <w:sz w:val="17"/>
              </w:rPr>
              <w:t>重要已识别风险</w:t>
            </w:r>
          </w:p>
        </w:tc>
        <w:tc>
          <w:tcPr>
            <w:tcW w:type="dxa" w:w="1871"/>
            <w:vAlign w:val="center"/>
            <w:tcMar>
              <w:top w:w="80" w:type="dxa"/>
              <w:start w:w="90" w:type="dxa"/>
              <w:bottom w:w="80" w:type="dxa"/>
              <w:end w:w="90" w:type="dxa"/>
            </w:tcMar>
          </w:tcPr>
          <w:p>
            <w:pPr>
              <w:spacing w:after="0" w:line="276" w:lineRule="auto"/>
            </w:pPr>
            <w:r>
              <w:rPr>
                <w:rFonts w:ascii="Arial" w:hAnsi="Arial" w:eastAsia="Noto Serif CJK SC"/>
                <w:sz w:val="17"/>
              </w:rPr>
              <w:t>感染性肺炎</w:t>
            </w:r>
          </w:p>
        </w:tc>
        <w:tc>
          <w:tcPr>
            <w:tcW w:type="dxa" w:w="2948"/>
            <w:vAlign w:val="center"/>
            <w:tcMar>
              <w:top w:w="80" w:type="dxa"/>
              <w:start w:w="90" w:type="dxa"/>
              <w:bottom w:w="80" w:type="dxa"/>
              <w:end w:w="90" w:type="dxa"/>
            </w:tcMar>
          </w:tcPr>
          <w:p>
            <w:pPr>
              <w:spacing w:after="0" w:line="276" w:lineRule="auto"/>
            </w:pPr>
            <w:r>
              <w:rPr>
                <w:rFonts w:ascii="Arial" w:hAnsi="Arial" w:eastAsia="Noto Serif CJK SC"/>
                <w:sz w:val="17"/>
              </w:rPr>
              <w:t>累计报告 3 例次经研究者判断与 VT8802 相关的感染性肺炎严重不良反应。</w:t>
            </w:r>
          </w:p>
        </w:tc>
        <w:tc>
          <w:tcPr>
            <w:tcW w:type="dxa" w:w="3005"/>
            <w:vAlign w:val="center"/>
            <w:tcMar>
              <w:top w:w="80" w:type="dxa"/>
              <w:start w:w="90" w:type="dxa"/>
              <w:bottom w:w="80" w:type="dxa"/>
              <w:end w:w="90" w:type="dxa"/>
            </w:tcMar>
          </w:tcPr>
          <w:p>
            <w:pPr>
              <w:spacing w:after="0" w:line="276" w:lineRule="auto"/>
            </w:pPr>
            <w:r>
              <w:rPr>
                <w:rFonts w:ascii="Arial" w:hAnsi="Arial" w:eastAsia="Noto Serif CJK SC"/>
                <w:sz w:val="17"/>
              </w:rPr>
              <w:t>持续监测肺部感染相关 SAE，并结合临床表现、影像学、病原学检查及基础疾病评估因果关系。</w:t>
            </w:r>
          </w:p>
        </w:tc>
      </w:tr>
      <w:tr>
        <w:trPr>
          <w:cantSplit/>
        </w:trPr>
        <w:tc>
          <w:tcPr>
            <w:tcW w:type="dxa" w:w="1871"/>
            <w:vAlign w:val="center"/>
            <w:tcMar>
              <w:top w:w="80" w:type="dxa"/>
              <w:start w:w="90" w:type="dxa"/>
              <w:bottom w:w="80" w:type="dxa"/>
              <w:end w:w="90" w:type="dxa"/>
            </w:tcMar>
          </w:tcPr>
          <w:p>
            <w:pPr>
              <w:spacing w:after="0" w:line="276" w:lineRule="auto"/>
            </w:pPr>
            <w:r>
              <w:rPr>
                <w:rFonts w:ascii="Arial" w:hAnsi="Arial" w:eastAsia="Noto Serif CJK SC"/>
                <w:sz w:val="17"/>
              </w:rPr>
              <w:t>重要已识别风险</w:t>
            </w:r>
          </w:p>
        </w:tc>
        <w:tc>
          <w:tcPr>
            <w:tcW w:type="dxa" w:w="1871"/>
            <w:vAlign w:val="center"/>
            <w:tcMar>
              <w:top w:w="80" w:type="dxa"/>
              <w:start w:w="90" w:type="dxa"/>
              <w:bottom w:w="80" w:type="dxa"/>
              <w:end w:w="90" w:type="dxa"/>
            </w:tcMar>
          </w:tcPr>
          <w:p>
            <w:pPr>
              <w:spacing w:after="0" w:line="276" w:lineRule="auto"/>
            </w:pPr>
            <w:r>
              <w:rPr>
                <w:rFonts w:ascii="Arial" w:hAnsi="Arial" w:eastAsia="Noto Serif CJK SC"/>
                <w:sz w:val="17"/>
              </w:rPr>
              <w:t>药物诱导的肝损伤</w:t>
            </w:r>
          </w:p>
        </w:tc>
        <w:tc>
          <w:tcPr>
            <w:tcW w:type="dxa" w:w="2948"/>
            <w:vAlign w:val="center"/>
            <w:tcMar>
              <w:top w:w="80" w:type="dxa"/>
              <w:start w:w="90" w:type="dxa"/>
              <w:bottom w:w="80" w:type="dxa"/>
              <w:end w:w="90" w:type="dxa"/>
            </w:tcMar>
          </w:tcPr>
          <w:p>
            <w:pPr>
              <w:spacing w:after="0" w:line="276" w:lineRule="auto"/>
            </w:pPr>
            <w:r>
              <w:rPr>
                <w:rFonts w:ascii="Arial" w:hAnsi="Arial" w:eastAsia="Noto Serif CJK SC"/>
                <w:sz w:val="17"/>
              </w:rPr>
              <w:t>累计报告 1 例次经研究者判断与 VT8802 相关的药物诱导性肝损伤严重不良反应。</w:t>
            </w:r>
          </w:p>
        </w:tc>
        <w:tc>
          <w:tcPr>
            <w:tcW w:type="dxa" w:w="3005"/>
            <w:vAlign w:val="center"/>
            <w:tcMar>
              <w:top w:w="80" w:type="dxa"/>
              <w:start w:w="90" w:type="dxa"/>
              <w:bottom w:w="80" w:type="dxa"/>
              <w:end w:w="90" w:type="dxa"/>
            </w:tcMar>
          </w:tcPr>
          <w:p>
            <w:pPr>
              <w:spacing w:after="0" w:line="276" w:lineRule="auto"/>
            </w:pPr>
            <w:r>
              <w:rPr>
                <w:rFonts w:ascii="Arial" w:hAnsi="Arial" w:eastAsia="Noto Serif CJK SC"/>
                <w:sz w:val="17"/>
              </w:rPr>
              <w:t>继续监测肝功能实验室指标，对疑似肝损伤事件及时评估和处理。</w:t>
            </w:r>
          </w:p>
        </w:tc>
      </w:tr>
      <w:tr>
        <w:trPr>
          <w:cantSplit/>
        </w:trPr>
        <w:tc>
          <w:tcPr>
            <w:tcW w:type="dxa" w:w="1871"/>
            <w:vAlign w:val="center"/>
            <w:tcMar>
              <w:top w:w="80" w:type="dxa"/>
              <w:start w:w="90" w:type="dxa"/>
              <w:bottom w:w="80" w:type="dxa"/>
              <w:end w:w="90" w:type="dxa"/>
            </w:tcMar>
          </w:tcPr>
          <w:p>
            <w:pPr>
              <w:spacing w:after="0" w:line="276" w:lineRule="auto"/>
            </w:pPr>
            <w:r>
              <w:rPr>
                <w:rFonts w:ascii="Arial" w:hAnsi="Arial" w:eastAsia="Noto Serif CJK SC"/>
                <w:sz w:val="17"/>
              </w:rPr>
              <w:t>需持续关注</w:t>
            </w:r>
          </w:p>
        </w:tc>
        <w:tc>
          <w:tcPr>
            <w:tcW w:type="dxa" w:w="1871"/>
            <w:vAlign w:val="center"/>
            <w:tcMar>
              <w:top w:w="80" w:type="dxa"/>
              <w:start w:w="90" w:type="dxa"/>
              <w:bottom w:w="80" w:type="dxa"/>
              <w:end w:w="90" w:type="dxa"/>
            </w:tcMar>
          </w:tcPr>
          <w:p>
            <w:pPr>
              <w:spacing w:after="0" w:line="276" w:lineRule="auto"/>
            </w:pPr>
            <w:r>
              <w:rPr>
                <w:rFonts w:ascii="Arial" w:hAnsi="Arial" w:eastAsia="Noto Serif CJK SC"/>
                <w:sz w:val="17"/>
              </w:rPr>
              <w:t>腹泻及其他免疫相关风险事件</w:t>
            </w:r>
          </w:p>
        </w:tc>
        <w:tc>
          <w:tcPr>
            <w:tcW w:type="dxa" w:w="2948"/>
            <w:vAlign w:val="center"/>
            <w:tcMar>
              <w:top w:w="80" w:type="dxa"/>
              <w:start w:w="90" w:type="dxa"/>
              <w:bottom w:w="80" w:type="dxa"/>
              <w:end w:w="90" w:type="dxa"/>
            </w:tcMar>
          </w:tcPr>
          <w:p>
            <w:pPr>
              <w:spacing w:after="0" w:line="276" w:lineRule="auto"/>
            </w:pPr>
            <w:r>
              <w:rPr>
                <w:rFonts w:ascii="Arial" w:hAnsi="Arial" w:eastAsia="Noto Serif CJK SC"/>
                <w:sz w:val="17"/>
              </w:rPr>
              <w:t>腹泻、皮疹、甲状腺功能异常及其他免疫相关事件已有观察；腹泻当前未作为相关 SAE 纳入安全性参考信息。</w:t>
            </w:r>
          </w:p>
        </w:tc>
        <w:tc>
          <w:tcPr>
            <w:tcW w:type="dxa" w:w="3005"/>
            <w:vAlign w:val="center"/>
            <w:tcMar>
              <w:top w:w="80" w:type="dxa"/>
              <w:start w:w="90" w:type="dxa"/>
              <w:bottom w:w="80" w:type="dxa"/>
              <w:end w:w="90" w:type="dxa"/>
            </w:tcMar>
          </w:tcPr>
          <w:p>
            <w:pPr>
              <w:spacing w:after="0" w:line="276" w:lineRule="auto"/>
            </w:pPr>
            <w:r>
              <w:rPr>
                <w:rFonts w:ascii="Arial" w:hAnsi="Arial" w:eastAsia="Noto Serif CJK SC"/>
                <w:sz w:val="17"/>
              </w:rPr>
              <w:t>持续监测发生情况、严重程度、转归及因果关系，并结合累计数据评估风险分类。</w:t>
            </w:r>
          </w:p>
        </w:tc>
      </w:tr>
    </w:tbl>
    <w:p>
      <w:pPr>
        <w:pStyle w:val="TableNote"/>
      </w:pPr>
      <w:r>
        <w:rPr>
          <w:rFonts w:ascii="Arial" w:hAnsi="Arial" w:eastAsia="Noto Serif CJK SC"/>
          <w:sz w:val="18"/>
        </w:rPr>
        <w:t>注：表中风险分类和后续措施为 synthetic sample。基础 reader 可按 cell matrix 展示，不要求还原 Word 合并单元格、列宽或边框细节。</w:t>
      </w:r>
    </w:p>
    <w:p>
      <w:pPr>
        <w:pStyle w:val="Heading2"/>
      </w:pPr>
      <w:r>
        <w:t>其他安全性观察</w:t>
      </w:r>
    </w:p>
    <w:p>
      <w:pPr>
        <w:keepLines w:val="0"/>
        <w:spacing w:after="120" w:line="348" w:lineRule="auto"/>
        <w:ind w:firstLine="420"/>
      </w:pPr>
      <w:r>
        <w:rPr>
          <w:rFonts w:ascii="Arial" w:hAnsi="Arial" w:eastAsia="Noto Serif CJK SC"/>
          <w:sz w:val="21"/>
        </w:rPr>
        <w:t>本报告周期内未报告 SUSAR。累计死亡 5 例，现有资料未提示新增与 VT8802 直接相关的死亡风险信号。对于个别事件，应继续结合叙述性病例资料进行医学审阅。</w:t>
      </w:r>
    </w:p>
    <w:p>
      <w:pPr>
        <w:pStyle w:val="Heading3"/>
      </w:pPr>
      <w:r>
        <w:t>安全性参考信息的一致性</w:t>
      </w:r>
    </w:p>
    <w:p>
      <w:pPr>
        <w:keepLines w:val="0"/>
        <w:spacing w:after="120" w:line="348" w:lineRule="auto"/>
        <w:ind w:firstLine="420"/>
      </w:pPr>
      <w:r>
        <w:rPr>
          <w:rFonts w:ascii="Arial" w:hAnsi="Arial" w:eastAsia="Noto Serif CJK SC"/>
          <w:sz w:val="21"/>
        </w:rPr>
        <w:t>安全性参考信息中列示的严重不良反应应与累计安全性汇总保持一致。若不同章节对事件数量、相关性或风险分类描述不一致，应在 Verification 阶段形成可追溯的 finding，并回映到对应 scope 附近。</w:t>
      </w:r>
    </w:p>
    <w:p>
      <w:pPr>
        <w:pStyle w:val="Heading1"/>
      </w:pPr>
      <w:r>
        <w:t>疗效探索性结果</w:t>
      </w:r>
    </w:p>
    <w:p>
      <w:pPr>
        <w:keepLines w:val="0"/>
        <w:spacing w:after="120" w:line="348" w:lineRule="auto"/>
        <w:ind w:firstLine="420"/>
      </w:pPr>
      <w:r>
        <w:rPr>
          <w:rFonts w:ascii="Arial" w:hAnsi="Arial" w:eastAsia="Noto Serif CJK SC"/>
          <w:sz w:val="21"/>
        </w:rPr>
        <w:t>在可评价受试者中，I 期单药探索性 ORR 为 3/26，DCR 为 12/26。该章节用于确认完整 reader 在 Clinical Safety 章节之后仍继续展示其他内容；Filter overlay 不应裁掉这些章节。</w:t>
      </w:r>
    </w:p>
    <w:p>
      <w:pPr>
        <w:pStyle w:val="Heading1"/>
      </w:pPr>
      <w:r>
        <w:t>结论</w:t>
      </w:r>
    </w:p>
    <w:p>
      <w:pPr>
        <w:keepLines w:val="0"/>
        <w:spacing w:after="120" w:line="348" w:lineRule="auto"/>
        <w:ind w:firstLine="420"/>
      </w:pPr>
      <w:r>
        <w:rPr>
          <w:rFonts w:ascii="Arial" w:hAnsi="Arial" w:eastAsia="Noto Serif CJK SC"/>
          <w:sz w:val="21"/>
        </w:rPr>
        <w:t>综合本报告周期和累计数据，VT8802 的总体安全性特征与既往认识基本一致，未识别需要立即暂停临床研究的新重大风险。后续研究将继续关注感染性肺炎、肝损伤及其他免疫相关事件。</w:t>
      </w:r>
    </w:p>
    <w:p>
      <w:pPr>
        <w:keepLines w:val="0"/>
        <w:spacing w:after="120" w:line="348" w:lineRule="auto"/>
        <w:ind w:firstLine="420"/>
      </w:pPr>
      <w:r>
        <w:rPr>
          <w:rFonts w:ascii="Arial" w:hAnsi="Arial" w:eastAsia="Noto Serif CJK SC"/>
          <w:sz w:val="21"/>
        </w:rPr>
        <w:t>Frontend showcase 预期：完整文档始终作为主视图；Filter 阶段仅标记进入 Clinical Safety processing 的标题和内容；Verification 完成后，再在相关 scope 附近叠加红/黄/绿结果和 finding evidence。</w:t>
      </w:r>
    </w:p>
    <w:p>
      <w:r>
        <w:br w:type="page"/>
      </w:r>
    </w:p>
    <w:p>
      <w:pPr>
        <w:pStyle w:val="Heading1"/>
      </w:pPr>
      <w:r>
        <w:t>附录：渲染检查点</w:t>
      </w:r>
    </w:p>
    <w:p>
      <w:pPr>
        <w:keepLines w:val="0"/>
        <w:spacing w:after="120" w:line="348" w:lineRule="auto"/>
        <w:ind w:firstLine="420"/>
      </w:pPr>
      <w:r>
        <w:rPr>
          <w:rFonts w:ascii="Arial" w:hAnsi="Arial" w:eastAsia="Noto Serif CJK SC"/>
          <w:sz w:val="21"/>
        </w:rPr>
        <w:t>本段包含显式换行，用于验证 raw_text 在 reader 中保留换行。</w:t>
      </w:r>
      <w:r>
        <w:br/>
      </w:r>
      <w:r>
        <w:rPr>
          <w:rFonts w:ascii="Arial" w:hAnsi="Arial" w:eastAsia="Noto Serif CJK SC"/>
          <w:sz w:val="21"/>
        </w:rPr>
        <w:t>第二行继续展示原始段落内部换行，而 normalized_text 预期会将其折叠为空格。</w:t>
      </w:r>
    </w:p>
    <w:p>
      <w:pPr>
        <w:keepLines w:val="0"/>
        <w:spacing w:after="120" w:line="348" w:lineRule="auto"/>
        <w:ind w:firstLine="420"/>
      </w:pPr>
      <w:r>
        <w:rPr>
          <w:rFonts w:ascii="Arial" w:hAnsi="Arial" w:eastAsia="Noto Serif CJK SC"/>
          <w:sz w:val="21"/>
        </w:rPr>
        <w:t>检查点包括：封面、目录、自动编号标题、正文、列表、表题、表格、表注、页眉、页脚、批注以及 pending tracked replacement。</w:t>
      </w:r>
    </w:p>
    <w:p>
      <w:pPr>
        <w:pStyle w:val="Caption"/>
        <w:jc w:val="center"/>
      </w:pPr>
      <w:r>
        <w:rPr>
          <w:rFonts w:ascii="Arial" w:hAnsi="Arial" w:eastAsia="Noto Sans CJK SC"/>
          <w:b/>
          <w:sz w:val="19"/>
        </w:rPr>
        <w:t>表 A-1  Reader / Extract 检查清单</w:t>
      </w:r>
    </w:p>
    <w:tbl>
      <w:tblPr>
        <w:tblStyle w:val="TableGrid"/>
        <w:tblW w:type="auto" w:w="0"/>
        <w:jc w:val="center"/>
        <w:tblLook w:firstColumn="1" w:firstRow="1" w:lastColumn="0" w:lastRow="0" w:noHBand="0" w:noVBand="1" w:val="04A0"/>
      </w:tblPr>
      <w:tblGrid>
        <w:gridCol w:w="3081"/>
        <w:gridCol w:w="3081"/>
        <w:gridCol w:w="3081"/>
      </w:tblGrid>
      <w:tr>
        <w:trPr>
          <w:cantSplit/>
          <w:tblHeader w:val="true"/>
        </w:trPr>
        <w:tc>
          <w:tcPr>
            <w:tcW w:type="dxa" w:w="1984"/>
            <w:vAlign w:val="center"/>
            <w:tcMar>
              <w:top w:w="80" w:type="dxa"/>
              <w:start w:w="90" w:type="dxa"/>
              <w:bottom w:w="80" w:type="dxa"/>
              <w:end w:w="90" w:type="dxa"/>
            </w:tcMar>
            <w:shd w:fill="D9E2F3"/>
          </w:tcPr>
          <w:p>
            <w:pPr>
              <w:spacing w:after="0" w:line="276" w:lineRule="auto"/>
            </w:pPr>
            <w:r>
              <w:rPr>
                <w:rFonts w:ascii="Arial" w:hAnsi="Arial" w:eastAsia="Noto Serif CJK SC"/>
                <w:b/>
                <w:sz w:val="17"/>
              </w:rPr>
              <w:t>检查项</w:t>
            </w:r>
          </w:p>
        </w:tc>
        <w:tc>
          <w:tcPr>
            <w:tcW w:type="dxa" w:w="4819"/>
            <w:vAlign w:val="center"/>
            <w:tcMar>
              <w:top w:w="80" w:type="dxa"/>
              <w:start w:w="90" w:type="dxa"/>
              <w:bottom w:w="80" w:type="dxa"/>
              <w:end w:w="90" w:type="dxa"/>
            </w:tcMar>
            <w:shd w:fill="D9E2F3"/>
          </w:tcPr>
          <w:p>
            <w:pPr>
              <w:spacing w:after="0" w:line="276" w:lineRule="auto"/>
            </w:pPr>
            <w:r>
              <w:rPr>
                <w:rFonts w:ascii="Arial" w:hAnsi="Arial" w:eastAsia="Noto Serif CJK SC"/>
                <w:b/>
                <w:sz w:val="17"/>
              </w:rPr>
              <w:t>预期 Extract / Reader 行为</w:t>
            </w:r>
          </w:p>
        </w:tc>
        <w:tc>
          <w:tcPr>
            <w:tcW w:type="dxa" w:w="2551"/>
            <w:vAlign w:val="center"/>
            <w:tcMar>
              <w:top w:w="80" w:type="dxa"/>
              <w:start w:w="90" w:type="dxa"/>
              <w:bottom w:w="80" w:type="dxa"/>
              <w:end w:w="90" w:type="dxa"/>
            </w:tcMar>
            <w:shd w:fill="D9E2F3"/>
          </w:tcPr>
          <w:p>
            <w:pPr>
              <w:spacing w:after="0" w:line="276" w:lineRule="auto"/>
            </w:pPr>
            <w:r>
              <w:rPr>
                <w:rFonts w:ascii="Arial" w:hAnsi="Arial" w:eastAsia="Noto Serif CJK SC"/>
                <w:b/>
                <w:sz w:val="17"/>
              </w:rPr>
              <w:t>示例位置</w:t>
            </w:r>
          </w:p>
        </w:tc>
      </w:tr>
      <w:tr>
        <w:trPr>
          <w:cantSplit/>
        </w:trPr>
        <w:tc>
          <w:tcPr>
            <w:tcW w:type="dxa" w:w="1984"/>
            <w:vAlign w:val="center"/>
            <w:tcMar>
              <w:top w:w="80" w:type="dxa"/>
              <w:start w:w="90" w:type="dxa"/>
              <w:bottom w:w="80" w:type="dxa"/>
              <w:end w:w="90" w:type="dxa"/>
            </w:tcMar>
          </w:tcPr>
          <w:p>
            <w:pPr>
              <w:spacing w:after="0" w:line="276" w:lineRule="auto"/>
            </w:pPr>
            <w:r>
              <w:rPr>
                <w:rFonts w:ascii="Arial" w:hAnsi="Arial" w:eastAsia="Noto Serif CJK SC"/>
                <w:sz w:val="17"/>
              </w:rPr>
              <w:t>封面与多行正文</w:t>
            </w:r>
          </w:p>
        </w:tc>
        <w:tc>
          <w:tcPr>
            <w:tcW w:type="dxa" w:w="4819"/>
            <w:vAlign w:val="center"/>
            <w:tcMar>
              <w:top w:w="80" w:type="dxa"/>
              <w:start w:w="90" w:type="dxa"/>
              <w:bottom w:w="80" w:type="dxa"/>
              <w:end w:w="90" w:type="dxa"/>
            </w:tcMar>
          </w:tcPr>
          <w:p>
            <w:pPr>
              <w:spacing w:after="0" w:line="276" w:lineRule="auto"/>
            </w:pPr>
            <w:r>
              <w:rPr>
                <w:rFonts w:ascii="Arial" w:hAnsi="Arial" w:eastAsia="Noto Serif CJK SC"/>
                <w:sz w:val="17"/>
              </w:rPr>
              <w:t>reader 使用 raw_text，保留显式换行</w:t>
            </w:r>
          </w:p>
        </w:tc>
        <w:tc>
          <w:tcPr>
            <w:tcW w:type="dxa" w:w="2551"/>
            <w:vAlign w:val="center"/>
            <w:tcMar>
              <w:top w:w="80" w:type="dxa"/>
              <w:start w:w="90" w:type="dxa"/>
              <w:bottom w:w="80" w:type="dxa"/>
              <w:end w:w="90" w:type="dxa"/>
            </w:tcMar>
          </w:tcPr>
          <w:p>
            <w:pPr>
              <w:spacing w:after="0" w:line="276" w:lineRule="auto"/>
            </w:pPr>
            <w:r>
              <w:rPr>
                <w:rFonts w:ascii="Arial" w:hAnsi="Arial" w:eastAsia="Noto Serif CJK SC"/>
                <w:sz w:val="17"/>
              </w:rPr>
              <w:t>封面、第 1 节</w:t>
            </w:r>
          </w:p>
        </w:tc>
      </w:tr>
      <w:tr>
        <w:trPr>
          <w:cantSplit/>
        </w:trPr>
        <w:tc>
          <w:tcPr>
            <w:tcW w:type="dxa" w:w="1984"/>
            <w:vAlign w:val="center"/>
            <w:tcMar>
              <w:top w:w="80" w:type="dxa"/>
              <w:start w:w="90" w:type="dxa"/>
              <w:bottom w:w="80" w:type="dxa"/>
              <w:end w:w="90" w:type="dxa"/>
            </w:tcMar>
          </w:tcPr>
          <w:p>
            <w:pPr>
              <w:spacing w:after="0" w:line="276" w:lineRule="auto"/>
            </w:pPr>
            <w:r>
              <w:rPr>
                <w:rFonts w:ascii="Arial" w:hAnsi="Arial" w:eastAsia="Noto Serif CJK SC"/>
                <w:sz w:val="17"/>
              </w:rPr>
              <w:t>目录/front matter</w:t>
            </w:r>
          </w:p>
        </w:tc>
        <w:tc>
          <w:tcPr>
            <w:tcW w:type="dxa" w:w="4819"/>
            <w:vAlign w:val="center"/>
            <w:tcMar>
              <w:top w:w="80" w:type="dxa"/>
              <w:start w:w="90" w:type="dxa"/>
              <w:bottom w:w="80" w:type="dxa"/>
              <w:end w:w="90" w:type="dxa"/>
            </w:tcMar>
          </w:tcPr>
          <w:p>
            <w:pPr>
              <w:spacing w:after="0" w:line="276" w:lineRule="auto"/>
            </w:pPr>
            <w:r>
              <w:rPr>
                <w:rFonts w:ascii="Arial" w:hAnsi="Arial" w:eastAsia="Noto Serif CJK SC"/>
                <w:sz w:val="17"/>
              </w:rPr>
              <w:t>作为正文前置内容参与完整文档顺序</w:t>
            </w:r>
          </w:p>
        </w:tc>
        <w:tc>
          <w:tcPr>
            <w:tcW w:type="dxa" w:w="2551"/>
            <w:vAlign w:val="center"/>
            <w:tcMar>
              <w:top w:w="80" w:type="dxa"/>
              <w:start w:w="90" w:type="dxa"/>
              <w:bottom w:w="80" w:type="dxa"/>
              <w:end w:w="90" w:type="dxa"/>
            </w:tcMar>
          </w:tcPr>
          <w:p>
            <w:pPr>
              <w:spacing w:after="0" w:line="276" w:lineRule="auto"/>
            </w:pPr>
            <w:r>
              <w:rPr>
                <w:rFonts w:ascii="Arial" w:hAnsi="Arial" w:eastAsia="Noto Serif CJK SC"/>
                <w:sz w:val="17"/>
              </w:rPr>
              <w:t>目录页</w:t>
            </w:r>
          </w:p>
        </w:tc>
      </w:tr>
      <w:tr>
        <w:trPr>
          <w:cantSplit/>
        </w:trPr>
        <w:tc>
          <w:tcPr>
            <w:tcW w:type="dxa" w:w="1984"/>
            <w:vAlign w:val="center"/>
            <w:tcMar>
              <w:top w:w="80" w:type="dxa"/>
              <w:start w:w="90" w:type="dxa"/>
              <w:bottom w:w="80" w:type="dxa"/>
              <w:end w:w="90" w:type="dxa"/>
            </w:tcMar>
          </w:tcPr>
          <w:p>
            <w:pPr>
              <w:spacing w:after="0" w:line="276" w:lineRule="auto"/>
            </w:pPr>
            <w:r>
              <w:rPr>
                <w:rFonts w:ascii="Arial" w:hAnsi="Arial" w:eastAsia="Noto Serif CJK SC"/>
                <w:sz w:val="17"/>
              </w:rPr>
              <w:t>自动编号 Heading</w:t>
            </w:r>
          </w:p>
        </w:tc>
        <w:tc>
          <w:tcPr>
            <w:tcW w:type="dxa" w:w="4819"/>
            <w:vAlign w:val="center"/>
            <w:tcMar>
              <w:top w:w="80" w:type="dxa"/>
              <w:start w:w="90" w:type="dxa"/>
              <w:bottom w:w="80" w:type="dxa"/>
              <w:end w:w="90" w:type="dxa"/>
            </w:tcMar>
          </w:tcPr>
          <w:p>
            <w:pPr>
              <w:spacing w:after="0" w:line="276" w:lineRule="auto"/>
            </w:pPr>
            <w:r>
              <w:rPr>
                <w:rFonts w:ascii="Arial" w:hAnsi="Arial" w:eastAsia="Noto Serif CJK SC"/>
                <w:sz w:val="17"/>
              </w:rPr>
              <w:t>显示恢复后的章节编号并保留 heading level/path</w:t>
            </w:r>
          </w:p>
        </w:tc>
        <w:tc>
          <w:tcPr>
            <w:tcW w:type="dxa" w:w="2551"/>
            <w:vAlign w:val="center"/>
            <w:tcMar>
              <w:top w:w="80" w:type="dxa"/>
              <w:start w:w="90" w:type="dxa"/>
              <w:bottom w:w="80" w:type="dxa"/>
              <w:end w:w="90" w:type="dxa"/>
            </w:tcMar>
          </w:tcPr>
          <w:p>
            <w:pPr>
              <w:spacing w:after="0" w:line="276" w:lineRule="auto"/>
            </w:pPr>
            <w:r>
              <w:rPr>
                <w:rFonts w:ascii="Arial" w:hAnsi="Arial" w:eastAsia="Noto Serif CJK SC"/>
                <w:sz w:val="17"/>
              </w:rPr>
              <w:t>1–7 级标题</w:t>
            </w:r>
          </w:p>
        </w:tc>
      </w:tr>
      <w:tr>
        <w:trPr>
          <w:cantSplit/>
        </w:trPr>
        <w:tc>
          <w:tcPr>
            <w:tcW w:type="dxa" w:w="1984"/>
            <w:vAlign w:val="center"/>
            <w:tcMar>
              <w:top w:w="80" w:type="dxa"/>
              <w:start w:w="90" w:type="dxa"/>
              <w:bottom w:w="80" w:type="dxa"/>
              <w:end w:w="90" w:type="dxa"/>
            </w:tcMar>
          </w:tcPr>
          <w:p>
            <w:pPr>
              <w:spacing w:after="0" w:line="276" w:lineRule="auto"/>
            </w:pPr>
            <w:r>
              <w:rPr>
                <w:rFonts w:ascii="Arial" w:hAnsi="Arial" w:eastAsia="Noto Serif CJK SC"/>
                <w:sz w:val="17"/>
              </w:rPr>
              <w:t>表格</w:t>
            </w:r>
          </w:p>
        </w:tc>
        <w:tc>
          <w:tcPr>
            <w:tcW w:type="dxa" w:w="4819"/>
            <w:vAlign w:val="center"/>
            <w:tcMar>
              <w:top w:w="80" w:type="dxa"/>
              <w:start w:w="90" w:type="dxa"/>
              <w:bottom w:w="80" w:type="dxa"/>
              <w:end w:w="90" w:type="dxa"/>
            </w:tcMar>
          </w:tcPr>
          <w:p>
            <w:pPr>
              <w:spacing w:after="0" w:line="276" w:lineRule="auto"/>
            </w:pPr>
            <w:r>
              <w:rPr>
                <w:rFonts w:ascii="Arial" w:hAnsi="Arial" w:eastAsia="Noto Serif CJK SC"/>
                <w:sz w:val="17"/>
              </w:rPr>
              <w:t>基础渲染使用二维 cell matrix，而非 flattened sentence</w:t>
            </w:r>
          </w:p>
        </w:tc>
        <w:tc>
          <w:tcPr>
            <w:tcW w:type="dxa" w:w="2551"/>
            <w:vAlign w:val="center"/>
            <w:tcMar>
              <w:top w:w="80" w:type="dxa"/>
              <w:start w:w="90" w:type="dxa"/>
              <w:bottom w:w="80" w:type="dxa"/>
              <w:end w:w="90" w:type="dxa"/>
            </w:tcMar>
          </w:tcPr>
          <w:p>
            <w:pPr>
              <w:spacing w:after="0" w:line="276" w:lineRule="auto"/>
            </w:pPr>
            <w:r>
              <w:rPr>
                <w:rFonts w:ascii="Arial" w:hAnsi="Arial" w:eastAsia="Noto Serif CJK SC"/>
                <w:sz w:val="17"/>
              </w:rPr>
              <w:t>表 1、表 2</w:t>
            </w:r>
          </w:p>
        </w:tc>
      </w:tr>
      <w:tr>
        <w:trPr>
          <w:cantSplit/>
        </w:trPr>
        <w:tc>
          <w:tcPr>
            <w:tcW w:type="dxa" w:w="1984"/>
            <w:vAlign w:val="center"/>
            <w:tcMar>
              <w:top w:w="80" w:type="dxa"/>
              <w:start w:w="90" w:type="dxa"/>
              <w:bottom w:w="80" w:type="dxa"/>
              <w:end w:w="90" w:type="dxa"/>
            </w:tcMar>
          </w:tcPr>
          <w:p>
            <w:pPr>
              <w:spacing w:after="0" w:line="276" w:lineRule="auto"/>
            </w:pPr>
            <w:r>
              <w:rPr>
                <w:rFonts w:ascii="Arial" w:hAnsi="Arial" w:eastAsia="Noto Serif CJK SC"/>
                <w:sz w:val="17"/>
              </w:rPr>
              <w:t>页眉/页脚</w:t>
            </w:r>
          </w:p>
        </w:tc>
        <w:tc>
          <w:tcPr>
            <w:tcW w:type="dxa" w:w="4819"/>
            <w:vAlign w:val="center"/>
            <w:tcMar>
              <w:top w:w="80" w:type="dxa"/>
              <w:start w:w="90" w:type="dxa"/>
              <w:bottom w:w="80" w:type="dxa"/>
              <w:end w:w="90" w:type="dxa"/>
            </w:tcMar>
          </w:tcPr>
          <w:p>
            <w:pPr>
              <w:spacing w:after="0" w:line="276" w:lineRule="auto"/>
            </w:pPr>
            <w:r>
              <w:rPr>
                <w:rFonts w:ascii="Arial" w:hAnsi="Arial" w:eastAsia="Noto Serif CJK SC"/>
                <w:sz w:val="17"/>
              </w:rPr>
              <w:t>Extract 可检测，但第一版 reader 不混入正文流</w:t>
            </w:r>
          </w:p>
        </w:tc>
        <w:tc>
          <w:tcPr>
            <w:tcW w:type="dxa" w:w="2551"/>
            <w:vAlign w:val="center"/>
            <w:tcMar>
              <w:top w:w="80" w:type="dxa"/>
              <w:start w:w="90" w:type="dxa"/>
              <w:bottom w:w="80" w:type="dxa"/>
              <w:end w:w="90" w:type="dxa"/>
            </w:tcMar>
          </w:tcPr>
          <w:p>
            <w:pPr>
              <w:spacing w:after="0" w:line="276" w:lineRule="auto"/>
            </w:pPr>
            <w:r>
              <w:rPr>
                <w:rFonts w:ascii="Arial" w:hAnsi="Arial" w:eastAsia="Noto Serif CJK SC"/>
                <w:sz w:val="17"/>
              </w:rPr>
              <w:t>第 2–6 页</w:t>
            </w:r>
          </w:p>
        </w:tc>
      </w:tr>
      <w:tr>
        <w:trPr>
          <w:cantSplit/>
        </w:trPr>
        <w:tc>
          <w:tcPr>
            <w:tcW w:type="dxa" w:w="1984"/>
            <w:vAlign w:val="center"/>
            <w:tcMar>
              <w:top w:w="80" w:type="dxa"/>
              <w:start w:w="90" w:type="dxa"/>
              <w:bottom w:w="80" w:type="dxa"/>
              <w:end w:w="90" w:type="dxa"/>
            </w:tcMar>
          </w:tcPr>
          <w:p>
            <w:pPr>
              <w:spacing w:after="0" w:line="276" w:lineRule="auto"/>
            </w:pPr>
            <w:r>
              <w:rPr>
                <w:rFonts w:ascii="Arial" w:hAnsi="Arial" w:eastAsia="Noto Serif CJK SC"/>
                <w:sz w:val="17"/>
              </w:rPr>
              <w:t>Word comment</w:t>
            </w:r>
          </w:p>
        </w:tc>
        <w:tc>
          <w:tcPr>
            <w:tcW w:type="dxa" w:w="4819"/>
            <w:vAlign w:val="center"/>
            <w:tcMar>
              <w:top w:w="80" w:type="dxa"/>
              <w:start w:w="90" w:type="dxa"/>
              <w:bottom w:w="80" w:type="dxa"/>
              <w:end w:w="90" w:type="dxa"/>
            </w:tcMar>
          </w:tcPr>
          <w:p>
            <w:pPr>
              <w:spacing w:after="0" w:line="276" w:lineRule="auto"/>
            </w:pPr>
            <w:r>
              <w:rPr>
                <w:rFonts w:ascii="Arial" w:hAnsi="Arial" w:eastAsia="Noto Serif CJK SC"/>
                <w:sz w:val="17"/>
              </w:rPr>
              <w:t>正文正常提取；comments.xml 不混入正文</w:t>
            </w:r>
          </w:p>
        </w:tc>
        <w:tc>
          <w:tcPr>
            <w:tcW w:type="dxa" w:w="2551"/>
            <w:vAlign w:val="center"/>
            <w:tcMar>
              <w:top w:w="80" w:type="dxa"/>
              <w:start w:w="90" w:type="dxa"/>
              <w:bottom w:w="80" w:type="dxa"/>
              <w:end w:w="90" w:type="dxa"/>
            </w:tcMar>
          </w:tcPr>
          <w:p>
            <w:pPr>
              <w:spacing w:after="0" w:line="276" w:lineRule="auto"/>
            </w:pPr>
            <w:r>
              <w:rPr>
                <w:rFonts w:ascii="Arial" w:hAnsi="Arial" w:eastAsia="Noto Serif CJK SC"/>
                <w:sz w:val="17"/>
              </w:rPr>
              <w:t>4.2 节</w:t>
            </w:r>
          </w:p>
        </w:tc>
      </w:tr>
      <w:tr>
        <w:trPr>
          <w:cantSplit/>
        </w:trPr>
        <w:tc>
          <w:tcPr>
            <w:tcW w:type="dxa" w:w="1984"/>
            <w:vAlign w:val="center"/>
            <w:tcMar>
              <w:top w:w="80" w:type="dxa"/>
              <w:start w:w="90" w:type="dxa"/>
              <w:bottom w:w="80" w:type="dxa"/>
              <w:end w:w="90" w:type="dxa"/>
            </w:tcMar>
          </w:tcPr>
          <w:p>
            <w:pPr>
              <w:spacing w:after="0" w:line="276" w:lineRule="auto"/>
            </w:pPr>
            <w:r>
              <w:rPr>
                <w:rFonts w:ascii="Arial" w:hAnsi="Arial" w:eastAsia="Noto Serif CJK SC"/>
                <w:sz w:val="17"/>
              </w:rPr>
              <w:t>Tracked replacement</w:t>
            </w:r>
          </w:p>
        </w:tc>
        <w:tc>
          <w:tcPr>
            <w:tcW w:type="dxa" w:w="4819"/>
            <w:vAlign w:val="center"/>
            <w:tcMar>
              <w:top w:w="80" w:type="dxa"/>
              <w:start w:w="90" w:type="dxa"/>
              <w:bottom w:w="80" w:type="dxa"/>
              <w:end w:w="90" w:type="dxa"/>
            </w:tcMar>
          </w:tcPr>
          <w:p>
            <w:pPr>
              <w:spacing w:after="0" w:line="276" w:lineRule="auto"/>
            </w:pPr>
            <w:r>
              <w:rPr>
                <w:rFonts w:ascii="Arial" w:hAnsi="Arial" w:eastAsia="Noto Serif CJK SC"/>
                <w:sz w:val="17"/>
              </w:rPr>
              <w:t>Final/No Markup 语义保留 inserted、排除 deleted</w:t>
            </w:r>
          </w:p>
        </w:tc>
        <w:tc>
          <w:tcPr>
            <w:tcW w:type="dxa" w:w="2551"/>
            <w:vAlign w:val="center"/>
            <w:tcMar>
              <w:top w:w="80" w:type="dxa"/>
              <w:start w:w="90" w:type="dxa"/>
              <w:bottom w:w="80" w:type="dxa"/>
              <w:end w:w="90" w:type="dxa"/>
            </w:tcMar>
          </w:tcPr>
          <w:p>
            <w:pPr>
              <w:spacing w:after="0" w:line="276" w:lineRule="auto"/>
            </w:pPr>
            <w:r>
              <w:rPr>
                <w:rFonts w:ascii="Arial" w:hAnsi="Arial" w:eastAsia="Noto Serif CJK SC"/>
                <w:sz w:val="17"/>
              </w:rPr>
              <w:t>执行概要</w:t>
            </w:r>
          </w:p>
        </w:tc>
      </w:tr>
    </w:tbl>
    <w:p>
      <w:pPr>
        <w:pStyle w:val="TableNote"/>
      </w:pPr>
      <w:r>
        <w:rPr>
          <w:rFonts w:ascii="Arial" w:hAnsi="Arial" w:eastAsia="Noto Serif CJK SC"/>
          <w:sz w:val="18"/>
        </w:rPr>
        <w:t>注：该清单用于前端真实 artifact adapter 接入前的人工核对，不是产品功能需求清单。</w:t>
      </w:r>
    </w:p>
    <w:sectPr w:rsidR="00FC693F" w:rsidRPr="0006063C" w:rsidSect="00034616">
      <w:headerReference w:type="default" r:id="rId9"/>
      <w:footerReference w:type="default" r:id="rId10"/>
      <w:pgSz w:w="11906" w:h="16838"/>
      <w:pgMar w:top="1304" w:right="1247" w:bottom="1247" w:left="1417" w:header="624" w:footer="624" w:gutter="0"/>
      <w:cols w:space="720"/>
      <w:titlePg/>
      <w:docGrid w:linePitch="360"/>
    </w:sectPr>
  </w:body>
</w:document>
</file>

<file path=word/comments.xml><?xml version="1.0" encoding="utf-8"?>
<w:comments xmlns:w="http://schemas.openxmlformats.org/wordprocessingml/2006/main">
  <w:comment w:id="0" w:author="Medical Reviewer" w:date="2026-09-09T08:03:44Z">
    <w:p>
      <w:r>
        <w:t>请核对本段累计病例数与表 2 中的重要风险汇总是否一致。该批注应与正文分析分离。</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erif CJK SC"/>
        <w:sz w:val="16"/>
      </w:rPr>
      <w:t xml:space="preserve">Confidential  ·  Synthetic sample  ·  Page </w:t>
    </w:r>
    <w:r>
      <w:rPr>
        <w:rFonts w:ascii="Arial" w:hAnsi="Arial" w:eastAsia="Noto Serif CJK SC"/>
        <w:sz w:val="16"/>
      </w:rPr>
      <w:fldChar w:fldCharType="begin"/>
      <w:instrText xml:space="preserve"> PAGE </w:instrText>
      <w:fldChar w:fldCharType="separate"/>
      <w:t>1</w:t>
      <w:fldChar w:fldCharType="end"/>
    </w:r>
    <w:r>
      <w:rPr>
        <w:rFonts w:ascii="Arial" w:hAnsi="Arial" w:eastAsia="Noto Serif CJK SC"/>
        <w:sz w:val="16"/>
      </w:rPr>
      <w:t xml:space="preserve"> / </w:t>
    </w:r>
    <w:r>
      <w:rPr>
        <w:rFonts w:ascii="Arial" w:hAnsi="Arial" w:eastAsia="Noto Serif CJK SC"/>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sz w:val="17"/>
      </w:rPr>
      <w:t>VT8802  |  DSUR #2  |  Frontend Reader Showcase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pStyle w:val="Heading1"/>
      <w:lvlText w:val="%1."/>
      <w:suff w:val="space"/>
      <w:lvlJc w:val="left"/>
      <w:pPr>
        <w:tabs>
          <w:tab w:val="num" w:pos="360"/>
        </w:tabs>
        <w:ind w:left="0"/>
      </w:pPr>
    </w:lvl>
    <w:lvl w:ilvl="1">
      <w:start w:val="1"/>
      <w:numFmt w:val="decimal"/>
      <w:pStyle w:val="Heading2"/>
      <w:lvlText w:val="%1.%2"/>
      <w:suff w:val="space"/>
      <w:lvlJc w:val="left"/>
      <w:pPr>
        <w:tabs>
          <w:tab w:val="num" w:pos="720"/>
        </w:tabs>
        <w:ind w:left="360" w:hanging="360"/>
      </w:pPr>
    </w:lvl>
    <w:lvl w:ilvl="2">
      <w:start w:val="1"/>
      <w:numFmt w:val="decimal"/>
      <w:pStyle w:val="Heading3"/>
      <w:lvlText w:val="%1.%2.%3"/>
      <w:suff w:val="space"/>
      <w:lvlJc w:val="left"/>
      <w:pPr>
        <w:tabs>
          <w:tab w:val="num" w:pos="108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Arial" w:hAnsi="Arial"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numPr>
        <w:ilvl w:val="0"/>
        <w:numId w:val="10"/>
      </w:numPr>
    </w:pPr>
    <w:rPr>
      <w:rFonts w:asciiTheme="majorHAnsi" w:eastAsiaTheme="majorEastAsia" w:hAnsiTheme="majorHAnsi" w:cstheme="majorBidi" w:ascii="Arial" w:hAnsi="Arial"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numPr>
        <w:ilvl w:val="1"/>
        <w:numId w:val="10"/>
      </w:numPr>
    </w:pPr>
    <w:rPr>
      <w:rFonts w:asciiTheme="majorHAnsi" w:eastAsiaTheme="majorEastAsia" w:hAnsiTheme="majorHAnsi" w:cstheme="majorBidi" w:ascii="Arial" w:hAnsi="Arial"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numPr>
        <w:ilvl w:val="2"/>
        <w:numId w:val="10"/>
      </w:numPr>
    </w:pPr>
    <w:rPr>
      <w:rFonts w:asciiTheme="majorHAnsi" w:eastAsiaTheme="majorEastAsia" w:hAnsiTheme="majorHAnsi" w:cstheme="majorBidi" w:ascii="Arial" w:hAnsi="Arial"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S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Noto Sans CJK SC"/>
      <w:b w:val="0"/>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after="40"/>
      <w:ind w:left="0"/>
      <w:outlineLvl w:val="9"/>
    </w:pPr>
    <w:rPr>
      <w:rFonts w:ascii="Arial" w:hAnsi="Arial" w:eastAsia="Noto Sans CJK SC"/>
      <w:b/>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40"/>
      <w:ind w:left="0"/>
    </w:pPr>
    <w:rPr>
      <w:rFonts w:ascii="Arial" w:hAnsi="Arial" w:eastAsia="Noto Serif CJK SC"/>
      <w:b w:val="0"/>
      <w:sz w:val="22"/>
    </w:rPr>
  </w:style>
  <w:style w:type="paragraph" w:customStyle="1" w:styleId="TOC2">
    <w:name w:val="TOC 2"/>
    <w:pPr>
      <w:spacing w:after="40"/>
      <w:ind w:left="420"/>
    </w:pPr>
    <w:rPr>
      <w:rFonts w:ascii="Arial" w:hAnsi="Arial" w:eastAsia="Noto Serif CJK SC"/>
      <w:b w:val="0"/>
      <w:sz w:val="21"/>
    </w:rPr>
  </w:style>
  <w:style w:type="paragraph" w:customStyle="1" w:styleId="TOC3">
    <w:name w:val="TOC 3"/>
    <w:pPr>
      <w:spacing w:after="40"/>
      <w:ind w:left="840"/>
    </w:pPr>
    <w:rPr>
      <w:rFonts w:ascii="Arial" w:hAnsi="Arial" w:eastAsia="Noto Serif CJK SC"/>
      <w:b w:val="0"/>
      <w:sz w:val="20"/>
    </w:rPr>
  </w:style>
  <w:style w:type="paragraph" w:customStyle="1" w:styleId="TableNote">
    <w:name w:val="Table Note"/>
    <w:pPr>
      <w:spacing w:before="40" w:after="160"/>
    </w:pPr>
    <w:rPr>
      <w:rFonts w:ascii="Arial" w:hAnsi="Arial" w:eastAsia="Noto Serif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